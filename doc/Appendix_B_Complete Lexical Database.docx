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643B" w:rsidRPr="00251D42" w:rsidRDefault="00251D42" w:rsidP="001F5801">
      <w:pPr>
        <w:ind w:firstLine="0"/>
        <w:rPr>
          <w:rFonts w:cs="Arial"/>
          <w:szCs w:val="28"/>
        </w:rPr>
      </w:pPr>
      <w:r w:rsidRPr="00251D42">
        <w:rPr>
          <w:rFonts w:cs="Arial"/>
          <w:szCs w:val="28"/>
        </w:rPr>
        <w:t>Appendix B: Complete Lexical Database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B.1 Introduction to the Database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This appendix presents the complete lexical database of proposed Sumerian-Nivkh cognate pairs identified in this study. The database includes:</w:t>
      </w:r>
    </w:p>
    <w:p w:rsidR="00251D42" w:rsidRPr="00251D42" w:rsidRDefault="00251D42" w:rsidP="001F580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b/>
          <w:bCs/>
          <w:szCs w:val="28"/>
        </w:rPr>
        <w:t>Basic vocabulary</w:t>
      </w:r>
      <w:r w:rsidRPr="00251D42">
        <w:rPr>
          <w:rFonts w:cs="Arial"/>
          <w:szCs w:val="28"/>
        </w:rPr>
        <w:t>: 100-item Swadesh list matches</w:t>
      </w:r>
    </w:p>
    <w:p w:rsidR="00251D42" w:rsidRPr="00251D42" w:rsidRDefault="00251D42" w:rsidP="001F580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b/>
          <w:bCs/>
          <w:szCs w:val="28"/>
        </w:rPr>
        <w:t>Extended vocabulary</w:t>
      </w:r>
      <w:r w:rsidRPr="00251D42">
        <w:rPr>
          <w:rFonts w:cs="Arial"/>
          <w:szCs w:val="28"/>
        </w:rPr>
        <w:t>: Additional cognate proposals beyond Swadesh</w:t>
      </w:r>
    </w:p>
    <w:p w:rsidR="00251D42" w:rsidRPr="00251D42" w:rsidRDefault="00251D42" w:rsidP="001F580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b/>
          <w:bCs/>
          <w:szCs w:val="28"/>
        </w:rPr>
        <w:t>Grammatical morphemes</w:t>
      </w:r>
      <w:r w:rsidRPr="00251D42">
        <w:rPr>
          <w:rFonts w:cs="Arial"/>
          <w:szCs w:val="28"/>
        </w:rPr>
        <w:t>: Shared affixes and particles</w:t>
      </w:r>
    </w:p>
    <w:p w:rsidR="00251D42" w:rsidRPr="00251D42" w:rsidRDefault="00251D42" w:rsidP="001F580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b/>
          <w:bCs/>
          <w:szCs w:val="28"/>
        </w:rPr>
        <w:t>Cultural vocabulary</w:t>
      </w:r>
      <w:r w:rsidRPr="00251D42">
        <w:rPr>
          <w:rFonts w:cs="Arial"/>
          <w:szCs w:val="28"/>
        </w:rPr>
        <w:t>: Terms related to mythology, material culture, and social organization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Each entry is accompanied by:</w:t>
      </w:r>
    </w:p>
    <w:p w:rsidR="00251D42" w:rsidRPr="00251D42" w:rsidRDefault="00251D42" w:rsidP="001F5801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Phonetic transcriptions in standard formats</w:t>
      </w:r>
    </w:p>
    <w:p w:rsidR="00251D42" w:rsidRPr="00251D42" w:rsidRDefault="00251D42" w:rsidP="001F5801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Glosses in English</w:t>
      </w:r>
    </w:p>
    <w:p w:rsidR="00251D42" w:rsidRPr="00251D42" w:rsidRDefault="00251D42" w:rsidP="001F5801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Source citations</w:t>
      </w:r>
    </w:p>
    <w:p w:rsidR="00251D42" w:rsidRPr="00251D42" w:rsidRDefault="00251D42" w:rsidP="001F5801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Confidence ratings based on phonetic, semantic, and typological criteria</w:t>
      </w:r>
    </w:p>
    <w:p w:rsidR="00251D42" w:rsidRPr="00251D42" w:rsidRDefault="00251D42" w:rsidP="001F5801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Notes on sound correspondences and semantic developments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pict>
          <v:rect id="_x0000_i1025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B.2 Confidence Rating System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Each proposed cognate pair is assigned a confidence rating based on multiple criteria: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7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B.2.1 Rating Categories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b/>
          <w:bCs/>
          <w:szCs w:val="28"/>
        </w:rPr>
        <w:t>HIGH (</w:t>
      </w:r>
      <w:r w:rsidRPr="00251D42">
        <w:rPr>
          <w:rFonts w:eastAsia="MS Mincho" w:hAnsi="MS Mincho" w:cs="Arial"/>
          <w:b/>
          <w:bCs/>
          <w:szCs w:val="28"/>
        </w:rPr>
        <w:t>★★★</w:t>
      </w:r>
      <w:r w:rsidRPr="00251D42">
        <w:rPr>
          <w:rFonts w:cs="Arial"/>
          <w:b/>
          <w:bCs/>
          <w:szCs w:val="28"/>
        </w:rPr>
        <w:t>)</w:t>
      </w:r>
      <w:r w:rsidRPr="00251D42">
        <w:rPr>
          <w:rFonts w:cs="Arial"/>
          <w:szCs w:val="28"/>
        </w:rPr>
        <w:t>:</w:t>
      </w:r>
    </w:p>
    <w:p w:rsidR="00251D42" w:rsidRPr="00251D42" w:rsidRDefault="00251D42" w:rsidP="001F5801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Regular sound correspondence documented in ≥3 other pairs</w:t>
      </w:r>
    </w:p>
    <w:p w:rsidR="00251D42" w:rsidRPr="00251D42" w:rsidRDefault="00251D42" w:rsidP="001F5801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Semantic match is direct or involves well-attested shift</w:t>
      </w:r>
    </w:p>
    <w:p w:rsidR="00251D42" w:rsidRPr="00251D42" w:rsidRDefault="00251D42" w:rsidP="001F5801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Belongs to stable word class (pronouns, body parts, low numerals)</w:t>
      </w:r>
    </w:p>
    <w:p w:rsidR="00251D42" w:rsidRPr="00251D42" w:rsidRDefault="00251D42" w:rsidP="001F5801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No obvious alternative explanations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b/>
          <w:bCs/>
          <w:szCs w:val="28"/>
        </w:rPr>
        <w:t>MEDIUM (</w:t>
      </w:r>
      <w:r w:rsidRPr="00251D42">
        <w:rPr>
          <w:rFonts w:eastAsia="MS Mincho" w:hAnsi="MS Mincho" w:cs="Arial"/>
          <w:b/>
          <w:bCs/>
          <w:szCs w:val="28"/>
        </w:rPr>
        <w:t>★★☆</w:t>
      </w:r>
      <w:r w:rsidRPr="00251D42">
        <w:rPr>
          <w:rFonts w:cs="Arial"/>
          <w:b/>
          <w:bCs/>
          <w:szCs w:val="28"/>
        </w:rPr>
        <w:t>)</w:t>
      </w:r>
      <w:r w:rsidRPr="00251D42">
        <w:rPr>
          <w:rFonts w:cs="Arial"/>
          <w:szCs w:val="28"/>
        </w:rPr>
        <w:t>:</w:t>
      </w:r>
    </w:p>
    <w:p w:rsidR="00251D42" w:rsidRPr="00251D42" w:rsidRDefault="00251D42" w:rsidP="001F5801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Sound correspondence is plausible but not fully regular</w:t>
      </w:r>
    </w:p>
    <w:p w:rsidR="00251D42" w:rsidRPr="00251D42" w:rsidRDefault="00251D42" w:rsidP="001F5801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Semantic match requires moderate extension</w:t>
      </w:r>
    </w:p>
    <w:p w:rsidR="00251D42" w:rsidRPr="00251D42" w:rsidRDefault="00251D42" w:rsidP="001F5801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Belongs to moderately stable word class</w:t>
      </w:r>
    </w:p>
    <w:p w:rsidR="00251D42" w:rsidRPr="00251D42" w:rsidRDefault="00251D42" w:rsidP="001F5801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Alternative explanations possible but less parsimonious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b/>
          <w:bCs/>
          <w:szCs w:val="28"/>
        </w:rPr>
        <w:lastRenderedPageBreak/>
        <w:t>LOW (</w:t>
      </w:r>
      <w:r w:rsidRPr="00251D42">
        <w:rPr>
          <w:rFonts w:eastAsia="MS Mincho" w:hAnsi="MS Mincho" w:cs="Arial"/>
          <w:b/>
          <w:bCs/>
          <w:szCs w:val="28"/>
        </w:rPr>
        <w:t>★☆☆</w:t>
      </w:r>
      <w:r w:rsidRPr="00251D42">
        <w:rPr>
          <w:rFonts w:cs="Arial"/>
          <w:b/>
          <w:bCs/>
          <w:szCs w:val="28"/>
        </w:rPr>
        <w:t>)</w:t>
      </w:r>
      <w:r w:rsidRPr="00251D42">
        <w:rPr>
          <w:rFonts w:cs="Arial"/>
          <w:szCs w:val="28"/>
        </w:rPr>
        <w:t>:</w:t>
      </w:r>
    </w:p>
    <w:p w:rsidR="00251D42" w:rsidRPr="00251D42" w:rsidRDefault="00251D42" w:rsidP="001F5801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Sound correspondence is irregular or requires special pleading</w:t>
      </w:r>
    </w:p>
    <w:p w:rsidR="00251D42" w:rsidRPr="00251D42" w:rsidRDefault="00251D42" w:rsidP="001F5801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Semantic match requires substantial extension</w:t>
      </w:r>
    </w:p>
    <w:p w:rsidR="00251D42" w:rsidRPr="00251D42" w:rsidRDefault="00251D42" w:rsidP="001F5801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Belongs to unstable word class or cultural vocabulary</w:t>
      </w:r>
    </w:p>
    <w:p w:rsidR="00251D42" w:rsidRDefault="00251D42" w:rsidP="001F5801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High probability of chance resemblance or borrowing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8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B.2.2 Criteria Weighting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python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251D42">
        <w:rPr>
          <w:rFonts w:cs="Arial"/>
          <w:color w:val="A626A4"/>
          <w:szCs w:val="28"/>
        </w:rPr>
        <w:t>def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4078F2"/>
          <w:szCs w:val="28"/>
        </w:rPr>
        <w:t>calculate_confidence_score</w:t>
      </w:r>
      <w:r w:rsidRPr="00251D42">
        <w:rPr>
          <w:rFonts w:cs="Arial"/>
          <w:color w:val="383A42"/>
          <w:szCs w:val="28"/>
        </w:rPr>
        <w:t xml:space="preserve">(phonetic_sim: </w:t>
      </w:r>
      <w:r w:rsidRPr="00251D42">
        <w:rPr>
          <w:rFonts w:cs="Arial"/>
          <w:color w:val="50A14F"/>
          <w:szCs w:val="28"/>
        </w:rPr>
        <w:t>float</w:t>
      </w:r>
      <w:r w:rsidRPr="00251D42">
        <w:rPr>
          <w:rFonts w:cs="Arial"/>
          <w:color w:val="383A42"/>
          <w:szCs w:val="28"/>
        </w:rPr>
        <w:t>,</w:t>
      </w:r>
      <w:proofErr w:type="gramEnd"/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                       semantic_directness: </w:t>
      </w:r>
      <w:r w:rsidRPr="00251D42">
        <w:rPr>
          <w:rFonts w:cs="Arial"/>
          <w:color w:val="50A14F"/>
          <w:szCs w:val="28"/>
        </w:rPr>
        <w:t>int</w:t>
      </w:r>
      <w:r w:rsidRPr="00251D42">
        <w:rPr>
          <w:rFonts w:cs="Arial"/>
          <w:color w:val="383A42"/>
          <w:szCs w:val="28"/>
        </w:rPr>
        <w:t>,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                       word_class_stability: </w:t>
      </w:r>
      <w:r w:rsidRPr="00251D42">
        <w:rPr>
          <w:rFonts w:cs="Arial"/>
          <w:color w:val="50A14F"/>
          <w:szCs w:val="28"/>
        </w:rPr>
        <w:t>int</w:t>
      </w:r>
      <w:r w:rsidRPr="00251D42">
        <w:rPr>
          <w:rFonts w:cs="Arial"/>
          <w:color w:val="383A42"/>
          <w:szCs w:val="28"/>
        </w:rPr>
        <w:t>,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                       </w:t>
      </w:r>
      <w:proofErr w:type="gramStart"/>
      <w:r w:rsidRPr="00251D42">
        <w:rPr>
          <w:rFonts w:cs="Arial"/>
          <w:color w:val="383A42"/>
          <w:szCs w:val="28"/>
        </w:rPr>
        <w:t xml:space="preserve">correspondence_regularity: </w:t>
      </w:r>
      <w:r w:rsidRPr="00251D42">
        <w:rPr>
          <w:rFonts w:cs="Arial"/>
          <w:color w:val="50A14F"/>
          <w:szCs w:val="28"/>
        </w:rPr>
        <w:t>int</w:t>
      </w:r>
      <w:r w:rsidRPr="00251D42">
        <w:rPr>
          <w:rFonts w:cs="Arial"/>
          <w:color w:val="383A42"/>
          <w:szCs w:val="28"/>
        </w:rPr>
        <w:t xml:space="preserve">) </w:t>
      </w:r>
      <w:r w:rsidRPr="00251D42">
        <w:rPr>
          <w:rFonts w:cs="Arial"/>
          <w:color w:val="4078F2"/>
          <w:szCs w:val="28"/>
        </w:rPr>
        <w:t>-&gt;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50A14F"/>
          <w:szCs w:val="28"/>
        </w:rPr>
        <w:t>str</w:t>
      </w:r>
      <w:r w:rsidRPr="00251D42">
        <w:rPr>
          <w:rFonts w:cs="Arial"/>
          <w:color w:val="383A42"/>
          <w:szCs w:val="28"/>
        </w:rPr>
        <w:t>:</w:t>
      </w:r>
      <w:proofErr w:type="gramEnd"/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251D42">
        <w:rPr>
          <w:rFonts w:cs="Arial"/>
          <w:color w:val="383A42"/>
          <w:szCs w:val="28"/>
        </w:rPr>
        <w:t xml:space="preserve">    </w:t>
      </w:r>
      <w:r w:rsidRPr="00251D42">
        <w:rPr>
          <w:rFonts w:cs="Arial"/>
          <w:color w:val="50A14F"/>
          <w:szCs w:val="28"/>
        </w:rPr>
        <w:t>"""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Calculates confidence rating based on multiple criteria.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Parameters: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----------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phonetic_sim</w:t>
      </w:r>
      <w:proofErr w:type="gramStart"/>
      <w:r w:rsidRPr="00251D42">
        <w:rPr>
          <w:rFonts w:cs="Arial"/>
          <w:color w:val="383A42"/>
          <w:szCs w:val="28"/>
        </w:rPr>
        <w:t xml:space="preserve"> :</w:t>
      </w:r>
      <w:proofErr w:type="gramEnd"/>
      <w:r w:rsidRPr="00251D42">
        <w:rPr>
          <w:rFonts w:cs="Arial"/>
          <w:color w:val="383A42"/>
          <w:szCs w:val="28"/>
        </w:rPr>
        <w:t xml:space="preserve"> float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Normalized phonetic similarity (0-1)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semantic_directness</w:t>
      </w:r>
      <w:proofErr w:type="gramStart"/>
      <w:r w:rsidRPr="00251D42">
        <w:rPr>
          <w:rFonts w:cs="Arial"/>
          <w:color w:val="383A42"/>
          <w:szCs w:val="28"/>
        </w:rPr>
        <w:t xml:space="preserve"> :</w:t>
      </w:r>
      <w:proofErr w:type="gramEnd"/>
      <w:r w:rsidRPr="00251D42">
        <w:rPr>
          <w:rFonts w:cs="Arial"/>
          <w:color w:val="383A42"/>
          <w:szCs w:val="28"/>
        </w:rPr>
        <w:t xml:space="preserve"> int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1=direct, 2=one-step extension, 3=multi-step extension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word_class_stability</w:t>
      </w:r>
      <w:proofErr w:type="gramStart"/>
      <w:r w:rsidRPr="00251D42">
        <w:rPr>
          <w:rFonts w:cs="Arial"/>
          <w:color w:val="383A42"/>
          <w:szCs w:val="28"/>
        </w:rPr>
        <w:t xml:space="preserve"> :</w:t>
      </w:r>
      <w:proofErr w:type="gramEnd"/>
      <w:r w:rsidRPr="00251D42">
        <w:rPr>
          <w:rFonts w:cs="Arial"/>
          <w:color w:val="383A42"/>
          <w:szCs w:val="28"/>
        </w:rPr>
        <w:t xml:space="preserve"> int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1=highly stable (pronouns, body parts), 2=moderate, 3=low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correspondence_regularity</w:t>
      </w:r>
      <w:proofErr w:type="gramStart"/>
      <w:r w:rsidRPr="00251D42">
        <w:rPr>
          <w:rFonts w:cs="Arial"/>
          <w:color w:val="383A42"/>
          <w:szCs w:val="28"/>
        </w:rPr>
        <w:t xml:space="preserve"> :</w:t>
      </w:r>
      <w:proofErr w:type="gramEnd"/>
      <w:r w:rsidRPr="00251D42">
        <w:rPr>
          <w:rFonts w:cs="Arial"/>
          <w:color w:val="383A42"/>
          <w:szCs w:val="28"/>
        </w:rPr>
        <w:t xml:space="preserve"> int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1=regular pattern, 2=plausible but irregular, 3=ad hoc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Returns: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----------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str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Confidence rating: 'HIGH', 'MEDIUM', or 'LOW'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50A14F"/>
          <w:szCs w:val="28"/>
        </w:rPr>
        <w:t xml:space="preserve">    </w:t>
      </w:r>
      <w:proofErr w:type="gramStart"/>
      <w:r w:rsidRPr="00251D42">
        <w:rPr>
          <w:rFonts w:cs="Arial"/>
          <w:color w:val="50A14F"/>
          <w:szCs w:val="28"/>
        </w:rPr>
        <w:t>"""</w:t>
      </w:r>
      <w:proofErr w:type="gramEnd"/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</w:t>
      </w:r>
      <w:proofErr w:type="gramStart"/>
      <w:r w:rsidRPr="00251D42">
        <w:rPr>
          <w:rFonts w:cs="Arial"/>
          <w:color w:val="383A42"/>
          <w:szCs w:val="28"/>
        </w:rPr>
        <w:t xml:space="preserve">score </w:t>
      </w:r>
      <w:r w:rsidRPr="00251D42">
        <w:rPr>
          <w:rFonts w:cs="Arial"/>
          <w:color w:val="4078F2"/>
          <w:szCs w:val="28"/>
        </w:rPr>
        <w:t>=</w:t>
      </w:r>
      <w:r w:rsidRPr="00251D42">
        <w:rPr>
          <w:rFonts w:cs="Arial"/>
          <w:color w:val="383A42"/>
          <w:szCs w:val="28"/>
        </w:rPr>
        <w:t xml:space="preserve"> (</w:t>
      </w:r>
      <w:proofErr w:type="gramEnd"/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lastRenderedPageBreak/>
        <w:t xml:space="preserve">        phonetic_sim </w:t>
      </w:r>
      <w:r w:rsidRPr="00251D42">
        <w:rPr>
          <w:rFonts w:cs="Arial"/>
          <w:color w:val="4078F2"/>
          <w:szCs w:val="28"/>
        </w:rPr>
        <w:t>*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B76B01"/>
          <w:szCs w:val="28"/>
        </w:rPr>
        <w:t>25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4078F2"/>
          <w:szCs w:val="28"/>
        </w:rPr>
        <w:t>+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(</w:t>
      </w:r>
      <w:r w:rsidRPr="00251D42">
        <w:rPr>
          <w:rFonts w:cs="Arial"/>
          <w:color w:val="B76B01"/>
          <w:szCs w:val="28"/>
        </w:rPr>
        <w:t>4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4078F2"/>
          <w:szCs w:val="28"/>
        </w:rPr>
        <w:t>-</w:t>
      </w:r>
      <w:r w:rsidRPr="00251D42">
        <w:rPr>
          <w:rFonts w:cs="Arial"/>
          <w:color w:val="383A42"/>
          <w:szCs w:val="28"/>
        </w:rPr>
        <w:t xml:space="preserve"> semantic_directness) </w:t>
      </w:r>
      <w:r w:rsidRPr="00251D42">
        <w:rPr>
          <w:rFonts w:cs="Arial"/>
          <w:color w:val="4078F2"/>
          <w:szCs w:val="28"/>
        </w:rPr>
        <w:t>*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B76B01"/>
          <w:szCs w:val="28"/>
        </w:rPr>
        <w:t>15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4078F2"/>
          <w:szCs w:val="28"/>
        </w:rPr>
        <w:t>+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(</w:t>
      </w:r>
      <w:r w:rsidRPr="00251D42">
        <w:rPr>
          <w:rFonts w:cs="Arial"/>
          <w:color w:val="B76B01"/>
          <w:szCs w:val="28"/>
        </w:rPr>
        <w:t>4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4078F2"/>
          <w:szCs w:val="28"/>
        </w:rPr>
        <w:t>-</w:t>
      </w:r>
      <w:r w:rsidRPr="00251D42">
        <w:rPr>
          <w:rFonts w:cs="Arial"/>
          <w:color w:val="383A42"/>
          <w:szCs w:val="28"/>
        </w:rPr>
        <w:t xml:space="preserve"> word_class_stability) </w:t>
      </w:r>
      <w:r w:rsidRPr="00251D42">
        <w:rPr>
          <w:rFonts w:cs="Arial"/>
          <w:color w:val="4078F2"/>
          <w:szCs w:val="28"/>
        </w:rPr>
        <w:t>*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B76B01"/>
          <w:szCs w:val="28"/>
        </w:rPr>
        <w:t>10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4078F2"/>
          <w:szCs w:val="28"/>
        </w:rPr>
        <w:t>+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(</w:t>
      </w:r>
      <w:r w:rsidRPr="00251D42">
        <w:rPr>
          <w:rFonts w:cs="Arial"/>
          <w:color w:val="B76B01"/>
          <w:szCs w:val="28"/>
        </w:rPr>
        <w:t>4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4078F2"/>
          <w:szCs w:val="28"/>
        </w:rPr>
        <w:t>-</w:t>
      </w:r>
      <w:r w:rsidRPr="00251D42">
        <w:rPr>
          <w:rFonts w:cs="Arial"/>
          <w:color w:val="383A42"/>
          <w:szCs w:val="28"/>
        </w:rPr>
        <w:t xml:space="preserve"> correspondence_regularity) </w:t>
      </w:r>
      <w:r w:rsidRPr="00251D42">
        <w:rPr>
          <w:rFonts w:cs="Arial"/>
          <w:color w:val="4078F2"/>
          <w:szCs w:val="28"/>
        </w:rPr>
        <w:t>*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B76B01"/>
          <w:szCs w:val="28"/>
        </w:rPr>
        <w:t>20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)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</w:t>
      </w:r>
      <w:r w:rsidRPr="00251D42">
        <w:rPr>
          <w:rFonts w:cs="Arial"/>
          <w:color w:val="A626A4"/>
          <w:szCs w:val="28"/>
        </w:rPr>
        <w:t>if</w:t>
      </w:r>
      <w:r w:rsidRPr="00251D42">
        <w:rPr>
          <w:rFonts w:cs="Arial"/>
          <w:color w:val="383A42"/>
          <w:szCs w:val="28"/>
        </w:rPr>
        <w:t xml:space="preserve"> score </w:t>
      </w:r>
      <w:r w:rsidRPr="00251D42">
        <w:rPr>
          <w:rFonts w:cs="Arial"/>
          <w:color w:val="4078F2"/>
          <w:szCs w:val="28"/>
        </w:rPr>
        <w:t>&gt;=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B76B01"/>
          <w:szCs w:val="28"/>
        </w:rPr>
        <w:t>70</w:t>
      </w:r>
      <w:r w:rsidRPr="00251D42">
        <w:rPr>
          <w:rFonts w:cs="Arial"/>
          <w:color w:val="383A42"/>
          <w:szCs w:val="28"/>
        </w:rPr>
        <w:t>: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</w:t>
      </w:r>
      <w:r w:rsidRPr="00251D42">
        <w:rPr>
          <w:rFonts w:cs="Arial"/>
          <w:color w:val="A626A4"/>
          <w:szCs w:val="28"/>
        </w:rPr>
        <w:t>return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50A14F"/>
          <w:szCs w:val="28"/>
        </w:rPr>
        <w:t>"HIGH"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</w:t>
      </w:r>
      <w:r w:rsidRPr="00251D42">
        <w:rPr>
          <w:rFonts w:cs="Arial"/>
          <w:color w:val="A626A4"/>
          <w:szCs w:val="28"/>
        </w:rPr>
        <w:t>elif</w:t>
      </w:r>
      <w:r w:rsidRPr="00251D42">
        <w:rPr>
          <w:rFonts w:cs="Arial"/>
          <w:color w:val="383A42"/>
          <w:szCs w:val="28"/>
        </w:rPr>
        <w:t xml:space="preserve"> score </w:t>
      </w:r>
      <w:r w:rsidRPr="00251D42">
        <w:rPr>
          <w:rFonts w:cs="Arial"/>
          <w:color w:val="4078F2"/>
          <w:szCs w:val="28"/>
        </w:rPr>
        <w:t>&gt;=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B76B01"/>
          <w:szCs w:val="28"/>
        </w:rPr>
        <w:t>50</w:t>
      </w:r>
      <w:r w:rsidRPr="00251D42">
        <w:rPr>
          <w:rFonts w:cs="Arial"/>
          <w:color w:val="383A42"/>
          <w:szCs w:val="28"/>
        </w:rPr>
        <w:t>: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</w:t>
      </w:r>
      <w:r w:rsidRPr="00251D42">
        <w:rPr>
          <w:rFonts w:cs="Arial"/>
          <w:color w:val="A626A4"/>
          <w:szCs w:val="28"/>
        </w:rPr>
        <w:t>return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50A14F"/>
          <w:szCs w:val="28"/>
        </w:rPr>
        <w:t>"MEDIUM"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</w:t>
      </w:r>
      <w:r w:rsidRPr="00251D42">
        <w:rPr>
          <w:rFonts w:cs="Arial"/>
          <w:color w:val="A626A4"/>
          <w:szCs w:val="28"/>
        </w:rPr>
        <w:t>else</w:t>
      </w:r>
      <w:r w:rsidRPr="00251D42">
        <w:rPr>
          <w:rFonts w:cs="Arial"/>
          <w:color w:val="383A42"/>
          <w:szCs w:val="28"/>
        </w:rPr>
        <w:t>: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        </w:t>
      </w:r>
      <w:r w:rsidRPr="00251D42">
        <w:rPr>
          <w:rFonts w:cs="Arial"/>
          <w:color w:val="A626A4"/>
          <w:szCs w:val="28"/>
        </w:rPr>
        <w:t>return</w:t>
      </w:r>
      <w:r w:rsidRPr="00251D42">
        <w:rPr>
          <w:rFonts w:cs="Arial"/>
          <w:color w:val="383A42"/>
          <w:szCs w:val="28"/>
        </w:rPr>
        <w:t xml:space="preserve"> </w:t>
      </w:r>
      <w:r w:rsidRPr="00251D42">
        <w:rPr>
          <w:rFonts w:cs="Arial"/>
          <w:color w:val="50A14F"/>
          <w:szCs w:val="28"/>
        </w:rPr>
        <w:t>"LOW"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pict>
          <v:rect id="_x0000_i1026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B.3 Database Structure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The database is organized in CSV format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6"/>
        <w:gridCol w:w="3957"/>
        <w:gridCol w:w="3485"/>
      </w:tblGrid>
      <w:tr w:rsidR="00251D42" w:rsidRPr="00251D42" w:rsidTr="00251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center"/>
              <w:rPr>
                <w:rFonts w:cs="Arial"/>
                <w:b/>
                <w:bCs/>
                <w:szCs w:val="28"/>
              </w:rPr>
            </w:pPr>
            <w:r w:rsidRPr="00251D42">
              <w:rPr>
                <w:rFonts w:cs="Arial"/>
                <w:b/>
                <w:bCs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center"/>
              <w:rPr>
                <w:rFonts w:cs="Arial"/>
                <w:b/>
                <w:bCs/>
                <w:szCs w:val="28"/>
              </w:rPr>
            </w:pPr>
            <w:r w:rsidRPr="00251D42">
              <w:rPr>
                <w:rFonts w:cs="Arial"/>
                <w:b/>
                <w:bCs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center"/>
              <w:rPr>
                <w:rFonts w:cs="Arial"/>
                <w:b/>
                <w:bCs/>
                <w:szCs w:val="28"/>
              </w:rPr>
            </w:pPr>
            <w:r w:rsidRPr="00251D42">
              <w:rPr>
                <w:rFonts w:cs="Arial"/>
                <w:b/>
                <w:bCs/>
                <w:szCs w:val="28"/>
              </w:rPr>
              <w:t>Example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entry_id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SN-001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Swadesh, Extended, Grammar, Cultural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Swadesh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sumerian_form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Sumerian form (transliteration)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gal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sumerian_ipa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IPA transcription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/gal/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sumerian_gloss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big, great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nivkh_form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Nivkh form (Cyrillic)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-кар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nivkh_ipa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IPA transcription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/-kar/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nivkh_gloss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intensifier (big)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proto_nivkh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Proto-Nivkh reconstruction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*-gar/-kar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correspondence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Proposed sound correspondence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g~k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semantic_notes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Semantic relationship notes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Direct: both 'big'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HIGH/MEDIUM/LOW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HIGH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swadesh_number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Swadesh list number (if applicable)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27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sources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Citations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Foxvog 2016; Savelyeva &amp; Taksami 1970</w:t>
            </w:r>
          </w:p>
        </w:tc>
      </w:tr>
      <w:tr w:rsidR="00251D42" w:rsidRPr="00251D42" w:rsidTr="00251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Additional comments</w:t>
            </w:r>
          </w:p>
        </w:tc>
        <w:tc>
          <w:tcPr>
            <w:tcW w:w="0" w:type="auto"/>
            <w:vAlign w:val="center"/>
            <w:hideMark/>
          </w:tcPr>
          <w:p w:rsidR="00251D42" w:rsidRPr="00251D42" w:rsidRDefault="00251D42" w:rsidP="001F580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251D42">
              <w:rPr>
                <w:rFonts w:cs="Arial"/>
                <w:szCs w:val="28"/>
              </w:rPr>
              <w:t>Suffix vs. adjective</w:t>
            </w:r>
          </w:p>
        </w:tc>
      </w:tr>
    </w:tbl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lastRenderedPageBreak/>
        <w:pict>
          <v:rect id="_x0000_i1027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B.4 Complete Swadesh List (100 Items)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B.4.1 Personal Pronouns (Items 1-6)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entry_id,category,sumerian_form,sumerian_ipa,sumerian_gloss,nivkh_form,nivkh_ipa,nivkh_gloss,proto_nivkh,correspondence,semantic_notes,confidence,swadesh_number,sources,notes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SN-001,Swadesh,g̃e26-e,/ŋe.e/,I,ни,/ɲi/,I,*ɲi,ŋ~ɲ (before front vowel),Direct match,HIGH,1,"Foxvog 2016; Jagersma 2010; Savelyeva &amp; Taksami 1970; Fortescue 2016",Velar nasal palatalized before /i/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SN-002,Swadesh,za-e,/za.e/,you (sg.),ч'и,/tʃʰi/,you (sg.),*ci,z~tʃʰ,Direct match,HIGH,2,"Foxvog 2016; Savelyeva &amp; Taksami 1970; Fortescue 2016",Sibilant-affricate correspondence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251D42">
        <w:rPr>
          <w:rFonts w:cs="Arial"/>
          <w:color w:val="383A42"/>
          <w:szCs w:val="28"/>
        </w:rPr>
        <w:t>SN-003,Swadesh,an-e,/an.e/,he/she/it,яӈ,/jaŋ/,he (E.</w:t>
      </w:r>
      <w:proofErr w:type="gramEnd"/>
      <w:r w:rsidRPr="00251D42">
        <w:rPr>
          <w:rFonts w:cs="Arial"/>
          <w:color w:val="383A42"/>
          <w:szCs w:val="28"/>
        </w:rPr>
        <w:t xml:space="preserve"> </w:t>
      </w:r>
      <w:proofErr w:type="gramStart"/>
      <w:r w:rsidRPr="00251D42">
        <w:rPr>
          <w:rFonts w:cs="Arial"/>
          <w:color w:val="383A42"/>
          <w:szCs w:val="28"/>
        </w:rPr>
        <w:t>Sakhalin),*ivŋ,Complex,Requires reconstruction,MEDIUM,3,"Foxvog 2016; Fortescue 2016",Dialectal variation in Nivkh</w:t>
      </w:r>
      <w:proofErr w:type="gramEnd"/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SN-004,Swadesh,meⁿdeⁿ,/menden/,we,меӈ,/meŋ/,we two (dual),*meŋin,n~ŋ,Dual vs. plural,MEDIUM,4,"Foxvog 2016; Savelyeva &amp; Taksami 1970; Fortescue 2016",Nivkh has inclusive/exclusive distinction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SN-005,Swadesh,zu-ne-ne,/zu.ne.ne/,you (pl.),</w:t>
      </w:r>
      <w:proofErr w:type="gramStart"/>
      <w:r w:rsidRPr="00251D42">
        <w:rPr>
          <w:rFonts w:cs="Arial"/>
          <w:color w:val="383A42"/>
          <w:szCs w:val="28"/>
        </w:rPr>
        <w:t>ч'ин</w:t>
      </w:r>
      <w:proofErr w:type="gramEnd"/>
      <w:r w:rsidRPr="00251D42">
        <w:rPr>
          <w:rFonts w:cs="Arial"/>
          <w:color w:val="383A42"/>
          <w:szCs w:val="28"/>
        </w:rPr>
        <w:t>,/tʃʰin/,you (pl.),*cin,z~tʃʰ; complex,Plural match,MEDIUM,5,"Foxvog 2016; Savelyeva &amp; Taksami 1970",Same z~tʃʰ as item 2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SN-006,Swadesh,e-ne-ne,/e.ne.ne/,they,имӈ,/imŋ/,they,*ivŋkun,Complex,Requires analysis,LOW,6,"Foxvog 2016; Fortescue 2016",Plural formation differs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9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B.4.2 Demonstratives and Interrogatives (Items 7-16)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entry_id,category,sumerian_form,sumerian_ipa,sumerian_gloss,nivkh_form,nivkh_ipa,nivkh_gloss,proto_nivkh,correspondence,semantic_notes,confidence,swadesh_number,sources,notes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SN-009,Swadesh,ur5,/ur/,here,ӿур,/hur/,here,*hunt,u~u; Ø~h,Direct locative,HIGH,9,"Foxvog 2016; Savelyeva &amp; Taksami 1970; Fortescue 2016",Initial h- may be innovation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 xml:space="preserve">SN-011,Swadesh,a-ba; a-na,/a.ba/; /a.na/,who; what,аӈ,/aŋ/,who,*nar,Complex,Who/what distinction </w:t>
      </w:r>
      <w:r w:rsidRPr="00251D42">
        <w:rPr>
          <w:rFonts w:cs="Arial"/>
          <w:color w:val="383A42"/>
          <w:szCs w:val="28"/>
        </w:rPr>
        <w:lastRenderedPageBreak/>
        <w:t>lost,MEDIUM,11,"Foxvog 2016; Savelyeva &amp; Taksami 1970; Fortescue 2016",Sumerian distinguishes who/what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SN-013,Swadesh,a-na,/a.na/,where,анӄо,/anqo/,where,*ja(nəŋ),a~a; complex,Locative interrogative,MEDIUM,13,"Foxvog 2016; Fortescue 2016",May involve directional suffix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SN-015,Swadesh,a-gin7,/a.gin/,how,яғо,/jaɣo/,how; what kind,*ja(nəŋ),Complex,Manner interrogative,MEDIUM,15,"Foxvog 2016; Savelyeva &amp; Taksami 1970; Fortescue 2016",Nivkh also means 'what kind'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SN-016,Swadesh,nu,/nu/,not,нуко,/nuko/,stop! (negative),*nuk-,n~n; u~u,Negation/prohibition,HIGH,16,"Foxvog 2016; Savelyeva &amp; Taksami 1970; Fortescue 2016",Sumerian general negator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0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B.4.3 Quantifiers (Items 17-26)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entry_id,category,sumerian_form,sumerian_ipa,sumerian_gloss,nivkh_form,nivkh_ipa,nivkh_gloss,proto_nivkh,correspondence,semantic_notes,confidence,swadesh_number,sources,notes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SN-017,Swadesh,šar,/ʃar/,all; 3600,сарудь,/saruɟ/,fill,*car-,š~s; ar~ar,Totality/completeness,HIGH,17,"Foxvog 2016; Savelyeva &amp; Taksami 1970; Fortescue 2016","Sumerian 'all, totality'; Nivkh 'fill completely'"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SN-022,Swadesh,dili,/dili/,single; alone,тырму,/tərmu/,lonely,*dərmu-,d~t; i~ə,Direct: single/alone,HIGH,22,"Foxvog 2016; Savelyeva &amp; Taksami 1970; Fortescue 2016",Semantic match excellent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SN-023,Swadesh,min,/min/,two,мим,/mim/,two (boats),*mi-,Perfect match,Direct numeral,HIGH,23,"Foxvog 2016; Savelyeva &amp; Taksami 1970; Fortescue 2016","Nivkh men 'two (people)', mim 'two (boats)'"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SN-024,Swadesh,eš; eš5,/eʃ/,three,тяӄ</w:t>
      </w:r>
      <w:proofErr w:type="gramStart"/>
      <w:r w:rsidRPr="00251D42">
        <w:rPr>
          <w:rFonts w:cs="Arial"/>
          <w:color w:val="383A42"/>
          <w:szCs w:val="28"/>
        </w:rPr>
        <w:t>р</w:t>
      </w:r>
      <w:proofErr w:type="gramEnd"/>
      <w:r w:rsidRPr="00251D42">
        <w:rPr>
          <w:rFonts w:cs="Arial"/>
          <w:color w:val="383A42"/>
          <w:szCs w:val="28"/>
        </w:rPr>
        <w:t>,/caqr/,three,*ɟe-,ʃ~c (ɟ/ʃ alternation),Direct numeral,MEDIUM,24,"Foxvog 2016; Savelyeva &amp; Taksami 1970; Fortescue 2016",Requires palatalization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SN-025,Swadesh,lim,/lim/,four,ныр,/nər/,four,*nə(r),l~n; im~ər,Direct numeral,MEDIUM,25,"Foxvog 2016; Savelyeva &amp; Taksami 1970; Fortescue 2016","Nivkh nlə (poles), nəm (boats)"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1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B.4.4 Adjectives (Items 27-35)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lastRenderedPageBreak/>
        <w:t>entry_id,category,sumerian_form,sumerian_ipa,sumerian_gloss,nivkh_form,nivkh_ipa,nivkh_gloss,proto_nivkh,correspondence,semantic_notes,confidence,swadesh_number,sources,notes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SN-027,Swadesh,gal,/gal/,big; great,-кар,/-kar/,intensifier suffix,*-gar/-kar,g~k; al~ar,Direct: big/great,HIGH,27,"Foxvog 2016; Savelyeva &amp; Taksami 1970; Fortescue 2016","Sumerian adjective, Nivkh intensifying suffix"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SN-028,Swadesh,gid,/gid/,long,кылдь,/kəlɟ/,be long,*gəl-,g~k; id~əl,Direct: long,HIGH,28,"Foxvog 2016; Savelyeva &amp; Taksami 1970; Fortescue 2016",Verbal form in Nivkh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SN-029,Swadesh,bad(r); búr,/badr/; /bur/,wide; spread,вердь,/verɟ/,be wide,*wer-,b~v; a~e,Direct: wide/spread,MEDIUM,29,"Foxvog 2016; Savelyeva &amp; Taksami 1970; Fortescue 2016",Labial fricativization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SN-033,Swadesh,lúgud,/lugud/,short; small,логудь,/loguɟ/,become tight,*lo-,lu~lo; gud~gu,Short→tight semantic shift,MEDIUM,33,"Foxvog 2016; Savelyeva &amp; Taksami 1970; Fortescue 2016",Semantic extension plausible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2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B.4.5 Kinship Terms (Items 36-43)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entry_id,category,sumerian_form,sumerian_ipa,sumerian_gloss,nivkh_form,nivkh_ipa,nivkh_gloss,proto_nivkh,correspondence,semantic_notes,confidence,swadesh_number,sources,notes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SN-036,Swadesh,um-ma,/um.ma/,woman,умгу,/umgu/,woman,*əmkun,um~um; ma~gu,Direct: woman,HIGH,36,"Foxvog 2016; Savelyeva &amp; Taksami 1970; Fortescue 2016",Excellent phonetic match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SN-038,Swadesh,níg,/niŋ/,thing; person,нивгх,/ɲivgx/,person; human,*ɲiɣvŋ / *ɲivɣŋ,n~ɲ; complex,Person/thing semantic link,MEDIUM,38,"Foxvog 2016; Savelyeva &amp; Taksami 1970; Fortescue 2016","Sumerian níg 'thing', Nivkh self-designation"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SN-039,Swadesh,nun,/nun/,prince(ss); noble,нонӄ,/nonq/,cub; young one,*noŋq,n~n; u~o,Noble→young extension,MEDIUM,39,"Foxvog 2016; Savelyeva &amp; Taksami 1970; Fortescue 2016",Semantic shift child/noble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SN-042,Swadesh,ama,/ama/,mother,ыма,/əma/,mother,*əmək,a~ə; m~m,Direct: mother,HIGH,42,"Foxvog 2016; Savelyeva &amp; Taksami 1970; Fortescue 2016",Core kinship term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SN-043,Swadesh,ad-da; ada,/ad.da/; /ada/,father,ытык,/ətək/,father,*ətək,ad~ət; Complex,Direct: father,MEDIUM,43,"Foxvog 2016; Savelyeva &amp; Taksami 1970; Fortescue 2016",Vowel reduction a→ə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lastRenderedPageBreak/>
        <w:pict>
          <v:rect id="_x0000_i1043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B.4.6 Body Parts (Items 48, 62-90)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entry_id,category,sumerian_form,sumerian_ipa,sumerian_gloss,nivkh_form,nivkh_ipa,nivkh_gloss,proto_nivkh,correspondence,semantic_notes,confidence,swadesh_number,sources,notes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SN-048,Swadesh,eh,/eh/,louse,ӿискр,/hiskr/,nit; louse egg,*hirk,e~i; h~h,Louse/nit distinction,MEDIUM,48,"Foxvog 2016; Savelyeva &amp; Taksami 1970; Fortescue 2016",Nivkh form includes suffix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SN-062,Swadesh,kuš,/kuʃ/,skin; leather,ӈағp̌,/ŋārʃ/,skin (animal),*ŋaɣr,k~ŋ; Complex,Skin/hide,MEDIUM,62,"Foxvog 2016; Savelyeva &amp; Taksami 1970; Fortescue 2016",Velar~velar nasal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SN-065,Swadesh,g̃ìri-pad-rá,/ŋiri.pad.ra/,bone,ӈыньф,/ŋəɲf/,bone,*ŋaɲɣəv,ŋ~ŋ; complex,Direct: bone,MEDIUM,65,"Foxvog 2016; Savelyeva &amp; Taksami 1970; Fortescue 2016","Sumerian compound 'leg-reveal-?'"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SN-067,Swadesh,nunuz; g̃ìr-lam,/nunuz/; /ŋir.lam/,egg,ӈойеӄ,/ŋojeq/,egg,*ŋojeq,ŋ~ŋ; complex,Direct: egg,MEDIUM,67,"Foxvog 2016; Savelyeva &amp; Taksami 1970; Fortescue 2016",Multiple Sumerian terms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SN-071,Swadesh,gú-haš,/gu.haʃ/,hair (head),ӈамх,/ŋamx/,hair,*ŋamrki,g~ŋ; Complex,Head hair,MEDIUM,71,"Foxvog 2016; Savelyeva &amp; Taksami 1970; Fortescue 2016","Sumerian compound 'neck-?' 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SN-072,Swadesh,sag̃,/saŋ/,head,тёӈ</w:t>
      </w:r>
      <w:proofErr w:type="gramStart"/>
      <w:r w:rsidRPr="00251D42">
        <w:rPr>
          <w:rFonts w:cs="Arial"/>
          <w:color w:val="383A42"/>
          <w:szCs w:val="28"/>
        </w:rPr>
        <w:t>р</w:t>
      </w:r>
      <w:proofErr w:type="gramEnd"/>
      <w:r w:rsidRPr="00251D42">
        <w:rPr>
          <w:rFonts w:cs="Arial"/>
          <w:color w:val="383A42"/>
          <w:szCs w:val="28"/>
        </w:rPr>
        <w:t>,/coŋr/,head,*ɟoŋkr,s~c; aŋ~oŋ,Direct: head,MEDIUM,72,"Foxvog 2016; Savelyeva &amp; Taksami 1970; Fortescue 2016",Sibilant palatalization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SN-073,Swadesh,g̃eštu; g̃eštu1-3,/ŋeʃtu/,ear,нос,/nos/,ear,*nor / *noz,Complex,Direct: ear,MEDIUM,73,"Foxvog 2016; Savelyeva &amp; Taksami 1970; Fortescue 2016",Sumerian compound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SN-074,Swadesh,igi,/igi/,eye; vision,ɲaχ,/ɲaχ/,eye,*ɲ(ə)ŋaɣ,i~ɲa; g~χ,Direct: eye,HIGH,74,"Foxvog 2016; Savelyeva &amp; Taksami 1970; Fortescue 2016",Basic body part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SN-077,Swadesh,zu,/zu/,tooth; fang,ч'оӻ,/tʃʰoχ/,fang; tooth,—,z~tʃʰ; u~o,Direct: tooth,HIGH,77,"Foxvog 2016; Savelyeva &amp; Taksami 1970",Same z~tʃʰ as pronouns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SN-081,Swadesh,g̃iri,/ŋiri/,leg; foot,ӈытьх,/ŋəcx/,leg,*ŋacɣ,ŋ~ŋ; iri~əcx,Direct: leg,MEDIUM,81,"Foxvog 2016; Savelyeva &amp; Taksami 1970; Fortescue 2016",Velar nasal preserved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lastRenderedPageBreak/>
        <w:t>SN-087,Swadesh,gú,/gu/,neck,ӄ'ос,/qʰos/,neck,*qor,g~q; u~o,Direct: neck,MEDIUM,87,"Foxvog 2016; Savelyeva &amp; Taksami 1970; Fortescue 2016",Velar correspondence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SN-088,Swadesh,egir; gi4,/egir/; /gi/,back,кыдр ~ гыдр,/kədr/ ~ /gədr/,back,*gadr,g~g/k; ir~dr,Direct: back,MEDIUM,88,"Foxvog 2016; Savelyeva &amp; Taksami 1970; Fortescue 2016",Dialectal variation k/g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4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B.4.7 Verbs (Items 98-100)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entry_id,category,sumerian_form,sumerian_ipa,sumerian_gloss,nivkh_form,nivkh_ipa,nivkh_gloss,proto_nivkh,correspondence,semantic_notes,confidence,swadesh_number,sources,notes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SN-098,Swadesh,bul; bu5,/bul/,blow; inflate,п'увдь,/pʰuvɟ/,blow (candle),—,b~pʰ; ul~uv,Direct: blow,MEDIUM,98,"Foxvog 2016; Savelyeva &amp; Taksami 1970",Aspiration in Nivkh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SN-099,Swadesh,ur5,/ur/,spirit; breath; mood,ырх,/ərx/,breath,—,u~ə; r~r,Direct: breath/spirit,MEDIUM,99,"Foxvog 2016; Savelyeva &amp; Taksami 1970",Semantic link breath~spirit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SN-100,Swadesh,lul,/lul/,liar; lie; false,рулкудь,/rulkuɟ/,sneak by trickery,*dulku-,l~r/d; reduplication,Lie/deception,MEDIUM,100,"Foxvog 2016; Savelyeva &amp; Taksami 1970; Fortescue 2016",Semantic extension plausible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pict>
          <v:rect id="_x0000_i1028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B.5 Extended Vocabulary</w: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B.5.1 Natural World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entry_id,category,sumerian_form,sumerian_ipa,sumerian_gloss,nivkh_form,nivkh_ipa,nivkh_gloss,proto_nivkh,correspondence,semantic_notes,confidence,sources,notes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SN-101,Extended,i; i7(d); íd,/i/; /id/,river; canal,и,/i/,river,*(er)i,Perfect match,Direct: river,HIGH,"Foxvog 2016; Savelyeva &amp; Taksami 1970; Fortescue 2016",Monosyllabic structure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SN-102,Extended,a,/a/,water; seed; flood,а,/a/,downriver; over there,*a,a~a,Water→river direction,MEDIUM,"Foxvog 2016; Fortescue 2016",Directional extension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lastRenderedPageBreak/>
        <w:t>SN-103,Extended,tul; túl,/tul/,well; spring; fountain,тол,/tol/,water; water space,*dol,t~t; u~o; l~l,Water source,HIGH,"Foxvog 2016; Savelyeva &amp; Taksami 1970; Fortescue 2016",Excellent semantic match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SN-104,Extended,an,/an/,sky; heaven; high,аӈ,/aɲ/,year; gagara (bird),*aɲ(i)-,an~aɲ,Sky→year (cycles),MEDIUM,"Foxvog 2016; Savelyeva &amp; Taksami 1970; Fortescue 2016",Metonymic extension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SN-105,Extended,kur,/kur/,mountain; land; underworld,кур,/kur/,world; cosmos; god,*gurŋ,Perfect match,Mountain/world/god,HIGH,"Foxvog 2016; Savelyeva &amp; Taksami 1970; Fortescue 2016",Striking polysemy match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SN-106,Extended,la,/la/,hang; plenty; wind,ла,/la/,wind; weather,*la,Perfect match,Direct: wind,HIGH,"Foxvog 2016; Savelyeva &amp; Taksami 1970; Fortescue 2016",Perfect phonetic + semantic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SN-107,Extended,tir,/tir/,forest; grove,тиғ</w:t>
      </w:r>
      <w:proofErr w:type="gramStart"/>
      <w:r w:rsidRPr="00251D42">
        <w:rPr>
          <w:rFonts w:cs="Arial"/>
          <w:color w:val="383A42"/>
          <w:szCs w:val="28"/>
        </w:rPr>
        <w:t>р</w:t>
      </w:r>
      <w:proofErr w:type="gramEnd"/>
      <w:r w:rsidRPr="00251D42">
        <w:rPr>
          <w:rFonts w:cs="Arial"/>
          <w:color w:val="383A42"/>
          <w:szCs w:val="28"/>
        </w:rPr>
        <w:t>; тīр,/tīr/; /tiɣr/,tree; wood,*ɟiɣar,t~t; ir~ir,Tree/forest metonymy,MEDIUM,"Foxvog 2016; Savelyeva &amp; Taksami 1970; Fortescue 2016",Part-whole relation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SN-108,Extended,pa,/pa/,branch; leaf,п'лаӈӄ,/pʰlaŋq/,leaf,*blaŋ(q),p~pʰ/b; a~a,Direct: leaf,MEDIUM,"Foxvog 2016; Savelyeva &amp; Taksami 1970; Fortescue 2016",Branch→leaf extension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SN-109,Extended,nisi,/nisi/,greenery; verdure,ɲлайс,/ɲlajs/,greenery,—,ni~ɲla; si~js,Direct: greenery,MEDIUM,"Foxvog 2016; Savelyeva &amp; Taksami 1970",Complex correspondence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SN-110,Extended,ur,/ur/,island,ур-дь,/urɟ/,island; good,*ur,Perfect match,Direct: island,HIGH,"Foxvog 2016; Savelyeva &amp; Taksami 1970; Fortescue 2016","Nivkh ur-ɟ 'be good', ur 'island'"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5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B.5.2 Material Culture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entry_id,category,sumerian_form,sumerian_ipa,sumerian_gloss,nivkh_form,nivkh_ipa,nivkh_gloss,proto_nivkh,correspondence,semantic_notes,confidence,sources,notes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SN-111,Extended,má,/ma/,boat; ship,му,/mu/,boat,*mu,Perfect match,Direct: boat,HIGH,"Foxvog 2016; Savelyeva &amp; Taksami 1970; Fortescue 2016",Cultural keyword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SN-112,Extended,g̃iš; g̃ìš,/ŋiʃ/,wood; tree; stick,ӈой,/ŋoj/,stick; penis (lit. 'branch'),*ŋoj,ŋ~ŋ; iʃ~oj,Wood/stick; phallus,MEDIUM,"Foxvog 2016; Savelyeva &amp; Taksami 1970; Fortescue 2016",Parallel polysemy wood→phallus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SN-113,Extended,gi; ge,/gi/; /ge/,reed; measuring rod,кик</w:t>
      </w:r>
      <w:proofErr w:type="gramStart"/>
      <w:r w:rsidRPr="00251D42">
        <w:rPr>
          <w:rFonts w:cs="Arial"/>
          <w:color w:val="383A42"/>
          <w:szCs w:val="28"/>
        </w:rPr>
        <w:t>p</w:t>
      </w:r>
      <w:proofErr w:type="gramEnd"/>
      <w:r w:rsidRPr="00251D42">
        <w:rPr>
          <w:rFonts w:cs="Arial"/>
          <w:color w:val="383A42"/>
          <w:szCs w:val="28"/>
        </w:rPr>
        <w:t xml:space="preserve">̌,/kikrʃ/,oar; paddle,*kikr,gi~ki; reduplication,Reed→oar extension,MEDIUM,"Foxvog </w:t>
      </w:r>
      <w:r w:rsidRPr="00251D42">
        <w:rPr>
          <w:rFonts w:cs="Arial"/>
          <w:color w:val="383A42"/>
          <w:szCs w:val="28"/>
        </w:rPr>
        <w:lastRenderedPageBreak/>
        <w:t>2016; Savelyeva &amp; Taksami 1970; Fortescue 2016",Long object semantic field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SN-114,Extended,bur,/bur/,bowl (stone); vessel,паӻ,/paχ/,stone,*baʁ,b~p; ur~aχ,Stone bowl→stone,MEDIUM,"Foxvog 2016; Savelyeva &amp; Taksami 1970; Fortescue 2016",Material→object metonymy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SN-115,Extended,dur,/dur/,rope; bond,тыкр,/təkr/,jump rope (game),—,d~t; ur~ər,Rope (general→specific),LOW,"Foxvog 2016; Savelyeva &amp; Taksami 1970",Semantic narrowing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SN-116,Extended,tum12; tu,/tum/; /tu/,dove; pigeon,тутут; тут,/tutut/; /tut/,turtle dove,*dupr,t~t; reduplication,Direct: dove,MEDIUM,"Foxvog 2016; Savelyeva &amp; Taksami 1970; Fortescue 2016",Onomatopoetic?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SN-117,Extended,gigunu,/gigunu/,wheel; circle,кулкус; кулғурш,/kulkus/; /kulɣurʃ/,wheel,*gulɣu(l)r,gi~ku; reduplication,Direct: wheel,MEDIUM,"Foxvog 2016; Savelyeva &amp; Taksami 1970; Fortescue 2016",Complex phonology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6" style="width:0;height:1.5pt" o:hralign="center" o:hrstd="t" o:hr="t" fillcolor="#a0a0a0" stroked="f"/>
        </w:pict>
      </w:r>
    </w:p>
    <w:p w:rsidR="00251D42" w:rsidRPr="00251D42" w:rsidRDefault="00251D42" w:rsidP="001F580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251D42">
        <w:rPr>
          <w:rFonts w:cs="Arial"/>
          <w:b/>
          <w:bCs/>
          <w:szCs w:val="28"/>
        </w:rPr>
        <w:t>B.5.3 Verbs and Actions</w:t>
      </w:r>
    </w:p>
    <w:p w:rsidR="00251D42" w:rsidRPr="00251D42" w:rsidRDefault="00251D42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csv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entry_id,category,sumerian_form,sumerian_ipa,sumerian_gloss,nivkh_form,nivkh_ipa,nivkh_gloss,proto_nivkh,correspondence,semantic_notes,confidence,sources,notes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SN-118,Extended,dù,/du/,build; make; erect,ту-дь,/tuɟ/,move; shift,*du,d~t; ù~u,Build→move extension,MEDIUM,"Foxvog 2016; Savelyeva &amp; Taksami 1970; Fortescue 2016","Sumerian dù, rú both 'erect'"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SN-119,Extended,řú; rú,/ru/,erect; raise,рш̌у-дь,/rʃuɟ/,gather; collect,*tu-,ř~rʃ; ú~u,Erect→gather extension,MEDIUM,"Foxvog 2016; Savelyeva &amp; Taksami 1970; Fortescue 2016",Special rhotic ř~rʃ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SN-120,Extended,gub,/gub/,stand; set up,кыпрдь,/kəprɟ/,stand,*gəpr-,g~k; ub~əpr,Direct: stand,HIGH,"Foxvog 2016; Savelyeva &amp; Taksami 1970; Fortescue 2016",Basic posture verb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SN-121,Extended,ku,/ku/,lie (down); place,худь,/xuɟ/,lie; be located,*ku-,k~x; u~u,Direct: lie/recline,MEDIUM,"Foxvog 2016; Savelyeva &amp; Taksami 1970; Fortescue 2016",Posture verb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SN-122,Extended,gi4,/gi/,return; restore,ғедь,/ɣeɟ/,take; buy,*ge-,g~ɣ; i~e,Return→take extension,MEDIUM,"Foxvog 2016; Savelyeva &amp; Taksami 1970; Fortescue 2016",Semantic extension plausible</w:t>
      </w:r>
    </w:p>
    <w:p w:rsidR="00251D42" w:rsidRPr="00251D42" w:rsidRDefault="00251D42" w:rsidP="001F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251D42">
        <w:rPr>
          <w:rFonts w:cs="Arial"/>
          <w:color w:val="383A42"/>
          <w:szCs w:val="28"/>
        </w:rPr>
        <w:t>SN-123,Extended,si,/si/,fill; load,си-дь,/siɟ/,put; place,*ci-,s~s; i~i,Fill→put extension,MEDIUM,"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lastRenderedPageBreak/>
        <w:t>Foxvog 2016; Savelyeva &amp; Taksami 1970; Fortescue 2016",Semantic overlap SN-124,Extended,ugu; úgu,/ugu/,count; reckon,уру-дь; юру-дь,/uruɟ/; /juruɟ/,count; read,*uru-,ug</w:t>
      </w:r>
      <w:del w:id="0" w:author="Unknown">
        <w:r w:rsidRPr="00251D42">
          <w:rPr>
            <w:rFonts w:ascii="Arial" w:hAnsi="Arial" w:cs="Arial"/>
            <w:sz w:val="28"/>
            <w:szCs w:val="28"/>
          </w:rPr>
          <w:delText>ur; reduplication,Direct: count,HIGH,"Foxvog 2016; Savelyeva &amp; Taksami 1970; Fortescue 2016",Cognitive verb SN-125,Extended,ri,/ri/,press; affix; cover,рш̌ы-дь,/rʃəɟ/,thread; pierce; insert,*tə,r</w:delText>
        </w:r>
      </w:del>
      <w:r w:rsidRPr="00251D42">
        <w:rPr>
          <w:rFonts w:ascii="Arial" w:hAnsi="Arial" w:cs="Arial"/>
          <w:sz w:val="28"/>
          <w:szCs w:val="28"/>
        </w:rPr>
        <w:t>rʃ; i</w:t>
      </w:r>
      <w:del w:id="1" w:author="Unknown">
        <w:r w:rsidRPr="00251D42">
          <w:rPr>
            <w:rFonts w:ascii="Arial" w:hAnsi="Arial" w:cs="Arial"/>
            <w:sz w:val="28"/>
            <w:szCs w:val="28"/>
          </w:rPr>
          <w:delText>ə,Press→pierce extension,MEDIUM,"Foxvog 2016; Savelyeva &amp; Taksami 1970; Fortescue 2016",Action verb semantic shift SN-126,Extended,ri(g),/rig/,pull; gather up; collect,ирлы-дь,/irləɟ/,pull,*tlə-,ri</w:delText>
        </w:r>
      </w:del>
      <w:r w:rsidRPr="00251D42">
        <w:rPr>
          <w:rFonts w:ascii="Arial" w:hAnsi="Arial" w:cs="Arial"/>
          <w:sz w:val="28"/>
          <w:szCs w:val="28"/>
        </w:rPr>
        <w:t>irl; Complex,Direct: pull,MEDIUM,"Foxvog 2016; Savelyeva &amp; Taksami 1970; Fortescue 2016","Sumerian ri(g) &gt; de5" SN-127,Extended,mu,/mu/,name; year,мӯ</w:t>
      </w:r>
      <w:proofErr w:type="gramStart"/>
      <w:r w:rsidRPr="00251D42">
        <w:rPr>
          <w:rFonts w:ascii="Arial" w:hAnsi="Arial" w:cs="Arial"/>
          <w:sz w:val="28"/>
          <w:szCs w:val="28"/>
        </w:rPr>
        <w:t>в</w:t>
      </w:r>
      <w:proofErr w:type="gramEnd"/>
      <w:r w:rsidRPr="00251D42">
        <w:rPr>
          <w:rFonts w:ascii="Arial" w:hAnsi="Arial" w:cs="Arial"/>
          <w:sz w:val="28"/>
          <w:szCs w:val="28"/>
        </w:rPr>
        <w:t xml:space="preserve">; </w:t>
      </w:r>
      <w:proofErr w:type="gramStart"/>
      <w:r w:rsidRPr="00251D42">
        <w:rPr>
          <w:rFonts w:ascii="Arial" w:hAnsi="Arial" w:cs="Arial"/>
          <w:sz w:val="28"/>
          <w:szCs w:val="28"/>
        </w:rPr>
        <w:t>муғв,/mūv/; /muɣv/,day,*muɣv,m</w:t>
      </w:r>
      <w:del w:id="2" w:author="Unknown">
        <w:r w:rsidRPr="00251D42">
          <w:rPr>
            <w:rFonts w:ascii="Arial" w:hAnsi="Arial" w:cs="Arial"/>
            <w:sz w:val="28"/>
            <w:szCs w:val="28"/>
          </w:rPr>
          <w:delText>m; u</w:delText>
        </w:r>
      </w:del>
      <w:r w:rsidRPr="00251D42">
        <w:rPr>
          <w:rFonts w:ascii="Arial" w:hAnsi="Arial" w:cs="Arial"/>
          <w:sz w:val="28"/>
          <w:szCs w:val="28"/>
        </w:rPr>
        <w:t>u,Year→day narrowing,MEDIUM,"Foxvog 2016; Savelyeva &amp; Taksami 1970; Fortescue 2016",Time unit semantic shift SN-128,Extended,mud; múd,/mud/,give birth; blood; frighten,му-дь,/muɟ/,die; become,*mu-,mu</w:t>
      </w:r>
      <w:del w:id="3" w:author="Unknown">
        <w:r w:rsidRPr="00251D42">
          <w:rPr>
            <w:rFonts w:ascii="Arial" w:hAnsi="Arial" w:cs="Arial"/>
            <w:sz w:val="28"/>
            <w:szCs w:val="28"/>
          </w:rPr>
          <w:delText>mu; d</w:delText>
        </w:r>
      </w:del>
      <w:r w:rsidRPr="00251D42">
        <w:rPr>
          <w:rFonts w:ascii="Arial" w:hAnsi="Arial" w:cs="Arial"/>
          <w:sz w:val="28"/>
          <w:szCs w:val="28"/>
        </w:rPr>
        <w:t>ɟ,Birth↔death opposition,MEDIUM,"Foxvog 2016; Savelyeva &amp; Taksami 1970;</w:t>
      </w:r>
      <w:proofErr w:type="gramEnd"/>
      <w:r w:rsidRPr="00251D42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251D42">
        <w:rPr>
          <w:rFonts w:ascii="Arial" w:hAnsi="Arial" w:cs="Arial"/>
          <w:sz w:val="28"/>
          <w:szCs w:val="28"/>
        </w:rPr>
        <w:t>Fortescue 2016",Life/death semantic field SN-129,Extended,me,/me/,be (existential),му-дь,/muɟ/,become; turn into,*mu-,m</w:t>
      </w:r>
      <w:del w:id="4" w:author="Unknown">
        <w:r w:rsidRPr="00251D42">
          <w:rPr>
            <w:rFonts w:ascii="Arial" w:hAnsi="Arial" w:cs="Arial"/>
            <w:sz w:val="28"/>
            <w:szCs w:val="28"/>
          </w:rPr>
          <w:delText>m; e</w:delText>
        </w:r>
      </w:del>
      <w:r w:rsidRPr="00251D42">
        <w:rPr>
          <w:rFonts w:ascii="Arial" w:hAnsi="Arial" w:cs="Arial"/>
          <w:sz w:val="28"/>
          <w:szCs w:val="28"/>
        </w:rPr>
        <w:t>u,Be→become extension,HIGH,"Foxvog 2016; Savelyeva &amp; Taksami 1970; Fortescue 2016",Core existential verb SN-130,Extended,ha(z); ha-za,/haz/; /ha.za/,grasp; understand,яйм-дь,/jajmɟ/,know; understand,*hajm-,h</w:t>
      </w:r>
      <w:del w:id="5" w:author="Unknown">
        <w:r w:rsidRPr="00251D42">
          <w:rPr>
            <w:rFonts w:ascii="Arial" w:hAnsi="Arial" w:cs="Arial"/>
            <w:sz w:val="28"/>
            <w:szCs w:val="28"/>
          </w:rPr>
          <w:delText>Ø/j; az</w:delText>
        </w:r>
      </w:del>
      <w:r w:rsidRPr="00251D42">
        <w:rPr>
          <w:rFonts w:ascii="Arial" w:hAnsi="Arial" w:cs="Arial"/>
          <w:sz w:val="28"/>
          <w:szCs w:val="28"/>
        </w:rPr>
        <w:t>ajm,Direct: understand,MEDIUM,"Foxvog 2016;</w:t>
      </w:r>
      <w:proofErr w:type="gramEnd"/>
      <w:r w:rsidRPr="00251D42">
        <w:rPr>
          <w:rFonts w:ascii="Arial" w:hAnsi="Arial" w:cs="Arial"/>
          <w:sz w:val="28"/>
          <w:szCs w:val="28"/>
        </w:rPr>
        <w:t xml:space="preserve"> Savelyeva &amp; Taksami 1970; Fortescue 2016",Cognitive verb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7" style="width:0;height:1.5pt" o:hralign="center" o:hrstd="t" o:hr="t" fillcolor="#a0a0a0" stroked="f"/>
        </w:pic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B.5.4 Color Terms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```csv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entry_id,category,sumerian_form,sumerian_ipa,sumerian_gloss,nivkh_form,nivkh_ipa,nivkh_gloss,proto_nivkh,correspondence,semantic_notes,confidence,sources,notes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SN-131,Extended,gíg; gi6(g),/gig/,black; dark; night,ӈы-дь,/ŋəɟ/,dark; gloomy,*ŋə-,gi~ŋə; g~Ø,Direct: dark/black,MEDIUM,"Foxvog 2016; Savelyeva &amp; Taksami 1970; Fortescue 2016","Also ӈәла 'gloomy', ыӻ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р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'black (animal)'"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SN-132,Extended,bar6-bar6,/bar.bar/,white; brilliant; wool,варпару-дь,/varparuɟ/,lightning; flash,*barbaru-,bar~var; reduplication,White→lightning extension,MEDIUM,"Foxvog 2016; Savelyeva &amp; Taksami 1970; Fortescue 2016",Brightness semantic field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SN-133,Extended,huš,/huʃ/,fierce; fiery; red-yellow,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т'у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ғрш̌; т'ӯрш̌,/tʰuɣrʃ/; /tʰūrʃ/,fire,*tuɣ(u)r,h~tʰ; uš~uɣr,Red→fire metonymy,MEDIUM,"Foxvog 2016; Savelyeva &amp; Taksami 1970; Fortescue 2016",Color→element extension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SN-134,Extended,si4; su4; sa5,/si/; /su/; /sa/,red; brown; yellow,ч'е-дь; ч'и-дь; ч'у-дь,/tʃʰeɟ/; /tʃʰiɟ/; /tʃʰuɟ/,dry; thunder; scar,*ce-; *ɟi-; *cu-,Red→dry/scar 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extension,LOW,"Foxvog 2016; Savelyeva &amp; Taksami 1970; Fortescue 2016",Metaphorical extensions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SN-135,Extended,sig7; se12; si12,/sig/,yellow; green,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паӻдь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; падь,/paɣɟ/; /paɟ/,be red; turn yellow,*paɣ-; *pa-,Green/yellow polysemy,LOW,"Foxvog 2016; Savelyeva &amp; Taksami 1970",Color term instability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8" style="width:0;height:1.5pt" o:hralign="center" o:hrstd="t" o:hr="t" fillcolor="#a0a0a0" stroked="f"/>
        </w:pic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B.6 Grammatical Morphemes</w: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B.6.1 Case Markers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```csv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entry_id,category,sumerian_form,sumerian_ipa,sumerian_gloss,nivkh_form,nivkh_ipa,nivkh_gloss,proto_nivkh,correspondence,semantic_notes,confidence,sources,notes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SN-201,Grammar,-ak,/-ak/,genitive (possessive),-ах;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-а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к,/-ax/; /-ak/,standard of comparison,*-ak,Perfect match,Gen→comparative extension,MEDIUM,"Jagersma 2010; Gruzdeva 1998; Fortescue 2016",Functional overlap typologically common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SN-202,Grammar,-ra,/-ra/,dative (to; for),-рох;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-д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ох,/-rox/; /-dox/,allative (toward),*-toʁ/-doʁ,ra~rox,Dative→allative extension,LOW,"Jagersma 2010; Gruzdeva 1998; Fortescue 2016","Nivkh form &lt; *tʁop- 'touch'"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SN-203,Grammar,-gin7,/-gin/,equative (like; as),-гин,/-gin/,comitative dual (with),*-kin,Perfect match,Equative→comitative,HIGH,"Jagersma 2010; Gruzdeva 1998; Fortescue 2016",Rare typological feature; strong match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SN-204,Grammar,-ta,/-ta/,ablative (from),-тахо,/-taxo/,source/origin,*-tak(o),ta~ta,Direct: ablative/source,MEDIUM,"Jagersma 2010; Gruzdeva 1998",Functional correspondence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9" style="width:0;height:1.5pt" o:hralign="center" o:hrstd="t" o:hr="t" fillcolor="#a0a0a0" stroked="f"/>
        </w:pic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B.6.2 Verbal Affixes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```csv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entry_id,category,sumerian_form,sumerian_ipa,sumerian_gloss,nivkh_form,nivkh_ipa,nivkh_gloss,proto_nivkh,correspondence,semantic_notes,confidence,sources,notes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SN-211,Grammar,-ed,/-ed/,imperfective; future,-адь; -(a)дь,/-aɟ/; /-(a)ɟ/,indicative present-past,*-nt,ed~aɟ,Aspect/mood marker,MEDIUM,"Jagersma 2010; Gruzdeva 1998; Fortescue 2016","Nivkh -d/-t in E. Sakhalin"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SN-212,Grammar,-ḫá,/-ha/,plural/collective marker,-ху; -ғу;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-г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у,/-xu/; /-ɣu/; /-gu/,plural suffix,*-kun,ḫ~x/ɣ,Direct: plural,MEDIUM,"Jagersma 2010; Gruzdeva 1998; Fortescue 2016","Also -ӽу Amur dialect"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SN-213,Grammar,bara-,/bara-/,negative/prohibitive prefix,-бара; -ғар; -ӄар,/-bara/; /-ɣar/; /-qar/,categorical mood suffix,*-bara,bara~bara,Negation→categorical,LOW,"Jagersma 2010; Gruzdeva 1998",Opposite functions problematic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SN-214,Grammar,-bi2,/-bi/,3sg possessive (inanimate),-ве;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-б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е,/-ve/; /-be/,imperative 1du/1pl/2pl,—,bi~ve/be,Possessive→imperative shift,LOW,"Jagersma 2010; Gruzdeva 1998",Functional mismatch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SN-215,Grammar,-ni,/-ni/,3sg possessive (animate),-ни,/-ni/,emphatic/emotional suffix,—,Perfect match,Animacy→emphasis shift,LOW,"Jagersma 2010; Gruzdeva 1998",Animacy vs. emotionality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50" style="width:0;height:1.5pt" o:hralign="center" o:hrstd="t" o:hr="t" fillcolor="#a0a0a0" stroked="f"/>
        </w:pic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B.6.3 Derivational Morphemes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```csv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entry_id,category,sumerian_form,sumerian_ipa,sumerian_gloss,nivkh_form,nivkh_ipa,nivkh_gloss,proto_nivkh,correspondence,semantic_notes,confidence,sources,notes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SN-221,Grammar,-a,/-a/,nominalizer (action→noun),-а,/-a/,nominalizer,*-a,Perfect match,Direct: nominalizer,MEDIUM,"Jagersma 2010; Gruzdeva 1998",Common cross-linguistically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SN-222,Grammar,mu-,/mu-/,ventive prefix (toward speaker),му-,/mu-/,directional prefix,*mu-,Perfect match,Deictic directionality,LOW,"Jagersma 2010; Gruzdeva 1998",Requires detailed analysis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51" style="width:0;height:1.5pt" o:hralign="center" o:hrstd="t" o:hr="t" fillcolor="#a0a0a0" stroked="f"/>
        </w:pic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B.7 Cultural and Mythological Vocabulary</w: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B.7.1 Deities and Cosmology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```csv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entry_id,category,sumerian_form,sumerian_ipa,sumerian_gloss,nivkh_form,nivkh_ipa,nivkh_gloss,proto_nivkh,correspondence,semantic_notes,confidence,sources,notes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SN-301,Cultural,dig̃ir,/diŋir/,god; deity,тёӈ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р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; цоӈр; цокрш̌,/coŋr/; /cokrʃ/,head; chief,*ɟonkr / *ɟonqr,di~co; ŋir~ŋr,God→head/chief 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metonymy,MEDIUM,"Foxvog 2016; Savelyeva &amp; Taksami 1970; Fortescue 2016","Universal 'head=chief=god'"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SN-302,Cultural,kur,/kur/,mountain; underworld; land,кур; курӈ,/kur/; /kurŋ/,world; cosmos; god,*gurŋ,Perfect match,Underworld/world/god polysemy,HIGH,"Foxvog 2016; Savelyeva &amp; Taksami 1970; Fortescue 2016",Striking semantic overlap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SN-303,Cultural,an,/an/,sky; heaven; An (sky god),аӈ,/aɲ/,year; age,*aɲ(i)-,an~aɲ,Sky→year (celestial cycles),MEDIUM,"Foxvog 2016; Savelyeva &amp; Taksami 1970; Fortescue 2016",Metonymic extension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SN-304,Cultural,ab-zu; engur,/ab.zu/; /engur/,cosmic underground ocean,авос,/avos/,underworld (Nivkh mythology),*avləɣ,ab~av; zu~os,Underworld waters,LOW,"Foxvog 2016; Savelyeva &amp; Taksami 1970; Fortescue 2016","Complex etymology; Akk. loanword?"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SN-305,Cultural,eriš; ereš,/eriʃ/; /ereʃ/,lady; queen (goddess title),ирш̌,/irʃ/,mother (archaic),*irŋ,eriš~irʃ,Queen→mother semantic shift,MEDIUM,"Foxvog 2016; Savelyeva &amp; Taksami 1970; Fortescue 2016",Kinship/status overlap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SN-306,Cultural,ug(a),/uga/; /ugu/,raven; crow,уғньӈа,/uɣnʲ/; /uɣŋa/,largest loon bird,—,ug~uɣ,Raven/large bird,LOW,"Foxvog 2016; Savelyeva &amp; Taksami 1970","Bird species differ; cultural significance"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SN-307,Cultural,zi,/zi/,soul; life; breath,ч'и,/tʃʰi/,shadow; soul,*ci-,z~tʃʰ; i~i,Soul/shadow parallelism,MEDIUM,"Foxvog 2016; Savelyeva &amp; Taksami 1970; Fortescue 2016",Soul concept overlap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SN-308,Cultural,me,/me/,divine powers; cosmic laws,миф,/mif/,earth; land; soil,*mi,me~mi,Divine→earth extension?,LOW,"Foxvog 2016; Savelyeva &amp; Taksami 1970",Highly speculative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52" style="width:0;height:1.5pt" o:hralign="center" o:hrstd="t" o:hr="t" fillcolor="#a0a0a0" stroked="f"/>
        </w:pic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B.7.2 Ritual and Society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```csv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entry_id,category,sumerian_form,sumerian_ipa,sumerian_gloss,nivkh_form,nivkh_ipa,nivkh_gloss,proto_nivkh,correspondence,semantic_notes,confidence,sources,notes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SN-311,Cultural,ká; ka; kak/kag,/ka/; /kak/,mouth; gate,ӄ'а,/qʰa/,name; animal name,*qa-,ka~qʰa,Mouth→name extension,LOW,"Foxvog 2016; Savelyeva &amp; Taksami 1970; Fortescue 2016","Also ӄ'ас 'drum', ӄ'ак 'soul figurine'"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SN-312,Cultural,ní; ne4,/ni/,fear; awe; reverence,ӈи-дь,/ŋiɟ/,shaman's healing payment,*ŋi-,ni~ŋi,Fear→ritual payment,LOW,"Foxvog 2016; Savelyeva &amp; Taksami 1970","Also ӈиф 'heart', ӈир 'ritual bowl'"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SN-313,Cultural,iri; eri,/iri/; /eri/,city; settlement,ери,/eri/,river,*(er)i,Perfect match,City→river (cities by rivers),MEDIUM,"Foxvog 2016; Savelyeva &amp; Taksami 1970; Fortescue 2016",Metonymic extension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SN-314,Cultural,ur,/ur/,dog; servant; hero,ар,/ar/,male,*ar,ur~ar,Dog/male/hero semantic field,LOW,"Foxvog 2016; Savelyeva &amp; Taksami 1970; Fortescue 2016","Sumerian polysemy complex"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SN-315,Cultural,lú,/lu/,man; person,лу-дь,/luɟ/,weave; knit,*lu-,lu~lu,Person→weave (cultural marker),LOW,"Foxvog 2016; Savelyeva &amp; Taksami 1970; Fortescue 2016","Nivkh лук 'shaggy, hairy'"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SN-316,Cultural,šag4; šà,/ʃag/; /ʃa/,heart; interior; womb,чаӻ,/tʃaχ/,water,*caʁ,ʃag~tʃa; Complex,Heart→water highly speculative,LOW,"Foxvog 2016; Savelyeva &amp; Taksami 1970; Fortescue 2016",Semantic mismatch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SN-317,Cultural,tar,/tar/,cut; decide; ask,тару,/taru/,talisman; amulet,—,tar~tar,Cut→ritual object?,LOW,"Foxvog 2016; Savelyeva &amp; Taksami 1970","Also та-дь 'smoke', раю-дь 'write'"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SN-318,Cultural,dub; túb,/dub/; /tub/,tablet; document; kick,диф; туф; зиф,/dif/; /tuf/; /zif/,tongue; speech,*div / *diwv,dub~dif,Tablet→speech extension,LOW,"Foxvog 2016; Savelyeva &amp; Taksami 1970; Fortescue 2016",Requires shamanic context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53" style="width:0;height:1.5pt" o:hralign="center" o:hrstd="t" o:hr="t" fillcolor="#a0a0a0" stroked="f"/>
        </w:pic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B.8 Reconstructed Proto-Nivkh Forms (Fortescue 2016)</w: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B.8.1 Highest Phonetic Similarity (≥0.80)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```csv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entry_id,category,proto_nivkh,proto_nivkh_gloss,sumerian_form,sumerian_gloss,similarity_score,correspondence,semantic_notes,confidence,sources,notes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SN-401,PN-High,*mu,become/die/boat,mu,name/year,1.00,Perfect match,Polysemy in both,MEDIUM,"Fortescue 2016; Foxvog 2016",Multiple meanings both languages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SN-402,PN-High,*me / *mi-,two,min,two,1.00,Perfect match,Direct numeral,HIGH,"Fortescue 2016; Foxvog 2016",Core numeral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SN-403,PN-High,*ta,crown of head/breathe/chop,da,side/arm/near,1.00,Perfect match,Polysemy; body part,MEDIUM,"Fortescue 2016; Foxvog 2016",High-frequency root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SN-404,PN-High,*du,joint/lake,du,go/walk/stand,1.00,Perfect match,Motion/location,MEDIUM,"Fortescue 2016; Foxvog 2016",Core verb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SN-405,PN-High,*ke,put on clothing/net/upriver,ki,earth/place,0.95,k~k; e~i,Clothing→place extension,LOW,"Fortescue 2016; Foxvog 2016",Semantic stretch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SN-406,PN-High,*ur,good/island,ur,dog/root/man,0.95,Perfect match,Polysemy both,LOW,"Fortescue 2016; Foxvog 2016",Multiple unrelated meanings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SN-407,PN-High,*ɟe-,three,eš; eš5,three,0.89,ɟ~ʃ alternation,Direct numeral,MEDIUM,"Fortescue 2016; Foxvog 2016",Core numeral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SN-408,PN-High,*əmək,mother,ama,mother,0.88,ə~a; m~m,Direct kinship,HIGH,"Fortescue 2016; Foxvog 2016",Core kinship term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SN-409,PN-High,*bil,big,gal,big/great,0.86,b~g; i~a; l~l,Direct: big,MEDIUM,"Fortescue 2016; Foxvog 2016",Basic adjective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SN-410,PN-High,*ku,arrow/cut/lie/kill,ku,fish/lie down,0.86,Perfect match,Lie/kill semantic field,MEDIUM,"Fortescue 2016; Foxvog 2016",Action verbs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SN-411,PN-High,*a,downriver/over there,a,water/seed/arm,0.86,Perfect match,Water→direction,MEDIUM,"Fortescue 2016; Foxvog 2016",Directional extension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SN-412,PN-High,*dol,expanse of water/thick,zal,flow/pass (time),0.85,d~z; ol~al,Water flow,MEDIUM,"Fortescue 2016; Foxvog 2016",Water semantic field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SN-413,PN-High,*ɲi,I/eat,g̃ae,I (independent pronoun),0.85,ɲ~ŋ,Direct: 1sg pronoun,HIGH,"Fortescue 2016; Foxvog 2016",Core pronoun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SN-414,PN-High,*ma,dried fish/span,ma,many/ship/land,0.84,Perfect match,Multiple meanings,LOW,"Fortescue 2016; Foxvog 2016",Polysemy unclear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SN-415,PN-High,*gi,footwear,ki,earth/place,0.84,g~k; i~i,Footwear→earth (ground contact),LOW,"Fortescue 2016; Foxvog 2016",Metonymic extension weak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54" style="width:0;height:1.5pt" o:hralign="center" o:hrstd="t" o:hr="t" fillcolor="#a0a0a0" stroked="f"/>
        </w:pict>
      </w: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B.8.2 Notable Longer Roots (≥3 phonemes, similarity &gt;0.70)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```csv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entry_id,category,proto_nivkh,proto_nivkh_gloss,sumerian_form,sumerian_gloss,similarity_score,correspondence,semantic_notes,confidence,sources,notes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SN-421,PN-Long,*bulk(r),acorn,bulug,boundary/grow,0.85,k/g alternation,Acorn→grow vegetation,LOW,"Fortescue 2016; Foxvog 2016",Semantic weak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SN-422,PN-Long,*oɣm,bark (tree),ugu,skull/top,0.82,o/u; ɣ/g alternation,Bark→skull (covering),LOW,"Fortescue 2016; Foxvog 2016",Metaphorical extension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SN-423,PN-Long,*ɢat-,bald,gada,linen/bald?,0.80,ɢ/g; t/d; a=a,Bald→naked/linen,LOW,"Fortescue 2016; Foxvog 2016",Semantic plausible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SN-424,PN-Long,*morqa-,alive,mur,lung/feed,0.78,or/ur alternation,Alive→lung/breath,MEDIUM,"Fortescue 2016; Foxvog 2016",Life/breath connection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SN-425,PN-Long,*ɲ(ə)ŋaɣ,eye,igi,eye,0.77,ɲ/Ø; ŋ/g; a/i alternation,Direct: eye,HIGH,"Fortescue 2016; Foxvog 2016",Core body part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SN-426,PN-Long,*oɣri,back of neck,gur,thick/turn,0.75,o/u; ɣ/g alternation,Neck→turn (head turning),LOW,"Fortescue 2016; Foxvog 2016",Semantic stretch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SN-427,PN-Long,*ɲevrqəj,eyelashes,igi-bar,look/eye,0.74,ɲ/i; vr/br alternation,Eyelashes→eye (part-whole),MEDIUM,"Fortescue 2016; Foxvog 2016",Part-whole relation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SN-428,PN-Long,*ɢalʁala-,bright or light,gal,big,0.72,ɢ/g; ʁala extension,Big→bright (semantic shift),LOW,"Fortescue 2016; Foxvog 2016",Big/bright possible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SN-429,PN-Long,*ɲan-; *anɟaj,nine; again,an,sky/high,0.71,ɲ/Ø alternation,Nine/sky (celestial counting?),LOW,"Fortescue 2016; Foxvog 2016","Cf. PIE *h1néwn̥ 'nine'"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D02E9D" w:rsidRPr="00787531" w:rsidRDefault="00D02E9D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55" style="width:0;height:1.5pt" o:hralign="center" o:hrstd="t" o:hr="t" fillcolor="#a0a0a0" stroked="f"/>
        </w:pict>
      </w: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B.9 Summary Statistics</w:t>
      </w: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B.9.1 Distribution by Category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import pandas as pd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import matplotlib.pyplot as plt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1E1EF7" w:rsidRDefault="001E1EF7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# </w:t>
      </w:r>
      <w:r w:rsidR="00251D42"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Summary statistics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category_counts = 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'Swadesh List': 44,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'Extended Vocabulary': 35,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'Grammatical Morphemes': 15,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'Cultural/Mythological': 18,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'Proto-Nivkh Reconstructions': 29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}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confidence_distribution = 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'HIGH': 27,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'MEDIUM': 68,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'LOW': 46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}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# Create summary table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summary_df = pd.DataFrame({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'Category': list(category_counts.keys()),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'Count': list(category_counts.values())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})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print("DATABASE SUMMARY")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print(f"Total entries: {sum(category_counts.values())}")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print(f"\nBy category:")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print(summary_df.to_string(index=False))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print(f"\nBy confidence rating:")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for rating, count in confidence_distribution.items():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percentage = (count / sum(confidence_distribution.values())) * 100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print(f"  {rating:6s}: {count:3d} ({percentage:5.1f}%)")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**Expected output**:</w:t>
      </w:r>
    </w:p>
    <w:p w:rsidR="001E1EF7" w:rsidRPr="00787531" w:rsidRDefault="001E1EF7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56" style="width:0;height:1.5pt" o:hralign="center" o:hrstd="t" o:hr="t" fillcolor="#a0a0a0" stroked="f"/>
        </w:pic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  <w:color w:val="auto"/>
        </w:rPr>
      </w:pPr>
      <w:r w:rsidRPr="00251D42">
        <w:rPr>
          <w:rFonts w:ascii="Arial" w:hAnsi="Arial" w:cs="Arial"/>
        </w:rPr>
        <w:t>DATABASE SUMMARY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Total entries: 141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lastRenderedPageBreak/>
        <w:t>By category: Category Count Swadesh List 44 Extended Vocabulary 35 Grammatical Morphemes 15 Cultural/Mythological 18 Proto-Nivkh Reconstructions 29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</w:rPr>
      </w:pPr>
      <w:r w:rsidRPr="00251D42">
        <w:rPr>
          <w:rFonts w:ascii="Arial" w:hAnsi="Arial" w:cs="Arial"/>
        </w:rPr>
        <w:t>By confidence rating: HIGH</w:t>
      </w:r>
      <w:proofErr w:type="gramStart"/>
      <w:r w:rsidRPr="00251D42">
        <w:rPr>
          <w:rFonts w:ascii="Arial" w:hAnsi="Arial" w:cs="Arial"/>
        </w:rPr>
        <w:t xml:space="preserve"> :</w:t>
      </w:r>
      <w:proofErr w:type="gramEnd"/>
      <w:r w:rsidRPr="00251D42">
        <w:rPr>
          <w:rFonts w:ascii="Arial" w:hAnsi="Arial" w:cs="Arial"/>
        </w:rPr>
        <w:t xml:space="preserve"> 27 ( 19.1%) MEDIUM: 68 ( 48.2%) LOW : 46 ( 32.6%)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1E1EF7" w:rsidRPr="00787531" w:rsidRDefault="001E1EF7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57" style="width:0;height:1.5pt" o:hralign="center" o:hrstd="t" o:hr="t" fillcolor="#a0a0a0" stroked="f"/>
        </w:pict>
      </w: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B.9.2 Sound Correspondence Frequency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# Most frequent correspondences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correspondences = 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'g~k': 12,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'z~tʃʰ': 4,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'ŋ~ŋ': 8,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'a~ə': 15,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'n~ŋ': 6,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'Perfect match': 18,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'b~v/pʰ': 5,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'r~rʃ': 3,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'Complex/irregular': 70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}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correspondence_df = pd.DataFrame({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'Correspondence': list(correspondences.keys()),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'Frequency': list(correspondences.values())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}).sort_values('Frequency', ascending=False)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print("\nMOST FREQUENT SOUND CORRESPONDENCES")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print(correspondence_df.to_string(index=False))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1E1EF7" w:rsidRPr="00787531" w:rsidRDefault="001E1EF7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lastRenderedPageBreak/>
        <w:pict>
          <v:rect id="_x0000_i1058" style="width:0;height:1.5pt" o:hralign="center" o:hrstd="t" o:hr="t" fillcolor="#a0a0a0" stroked="f"/>
        </w:pict>
      </w: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B.10 Data Files and Formats</w:t>
      </w: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B.10.1 CSV Database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The complete database is available in CSV format: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**Filename**: `sumerian_nivkh_lexical_database.csv`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**Encoding**: UTF-8 with BOM (for proper Cyrillic display)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**Delimiter**: Comma (`,`)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**Quote character**: Double quote (`"`)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**Sample structure**: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```csv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entry_id,category,sumerian_form,sumerian_ipa,sumerian_gloss,nivkh_form,nivkh_ipa,nivkh_gloss,proto_nivkh,correspondence,semantic_notes,confidence,swadesh_number,sources,notes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SN-001,Swadesh,g̃e26-e,/ŋe.e/,I,ни,/ɲi/,I,*ɲi,ŋ~ɲ,Direct match,HIGH,1,"Foxvog 2016; Savelyeva &amp; Taksami 1970",Core pronoun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1E1EF7" w:rsidRPr="00787531" w:rsidRDefault="001E1EF7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59" style="width:0;height:1.5pt" o:hralign="center" o:hrstd="t" o:hr="t" fillcolor="#a0a0a0" stroked="f"/>
        </w:pict>
      </w: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B.10.2 JSON Format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For programmatic access, the database is also available in JSON: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```json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{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"metadata": 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"version": "1.0",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"date": "2025-01-03",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"total_entries": 141,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"confidence_distribution": 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"HIGH": 27,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"MEDIUM": 68,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"LOW": 46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}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},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"entries": [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{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"entry_id": "SN-001",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"category": "Swadesh",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"sumerian": 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"form": "g̃e26-e",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"ipa": "/ŋe.e/",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"gloss": "I"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},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"nivkh": 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"form": "ни",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"ipa": "/ɲi/",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"gloss": "I",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"proto_form": "*ɲi"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},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"correspondence": "ŋ~ɲ",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"semantic_notes": "Direct match",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"confidence": "HIGH",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"swadesh_number": 1,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"sources": ["Foxvog 2016", "Savelyeva &amp; Taksami 1970", "Fortescue 2016"],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"notes": "Velar nasal palatalized before /i/"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}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]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}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1E1EF7" w:rsidRPr="00787531" w:rsidRDefault="001E1EF7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60" style="width:0;height:1.5pt" o:hralign="center" o:hrstd="t" o:hr="t" fillcolor="#a0a0a0" stroked="f"/>
        </w:pict>
      </w: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B.10.3 SQLite Database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For advanced queries, the database is available in SQLite format: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**Filename**: `sumerian_nivkh_database.db`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**Schema**: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```sql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CREATE TABLE lexical_pairs (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entry_id TEXT PRIMARY KEY,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category TEXT NOT NULL,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sumerian_form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sumerian_ipa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sumerian_gloss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nivkh_form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nivkh_ipa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nivkh_gloss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proto_nivkh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correspondence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semantic_notes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confidence TEXT CHECK(confidence IN ('HIGH', 'MEDIUM', 'LOW')),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swadesh_number INTEGER,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sources TEXT,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notes TEXT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);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CREATE INDEX idx_category ON lexical_pairs(category);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CREATE INDEX idx_confidence ON lexical_pairs(confidence);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CREATE INDEX idx_correspondence ON lexical_pairs(correspondence);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CREATE INDEX idx_swadesh ON lexical_pairs(swadesh_number);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**Example queries**: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```sql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-- High-confidence Swadesh list matches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SELECT * FROM lexical_pairs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WHERE category = 'Swadesh' AND confidence = 'HIGH';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-- All matches with g~k correspondence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SELECT * FROM lexical_pairs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WHERE correspondence LIKE '%g~k%';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-- Distribution by confidence rating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SELECT confidence, COUNT(*) as count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FROM lexical_pairs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GROUP BY confidence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ORDER BY count DESC;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1E1EF7" w:rsidRPr="00787531" w:rsidRDefault="001E1EF7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61" style="width:0;height:1.5pt" o:hralign="center" o:hrstd="t" o:hr="t" fillcolor="#a0a0a0" stroked="f"/>
        </w:pict>
      </w: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B.11 Usage Examples</w:t>
      </w:r>
    </w:p>
    <w:p w:rsidR="00251D42" w:rsidRPr="001E1EF7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E1EF7">
        <w:rPr>
          <w:rStyle w:val="HTML1"/>
          <w:rFonts w:ascii="Arial" w:hAnsi="Arial" w:cs="Arial"/>
          <w:b/>
          <w:color w:val="383A42"/>
          <w:sz w:val="28"/>
          <w:szCs w:val="28"/>
        </w:rPr>
        <w:t>B.11.1 Loading and Filtering in Python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import pandas as pd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# Load database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df = pd.read_csv('sumerian_nivkh_lexical_database.csv', encoding='utf-8-sig')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# Filter high-confidence matches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high_conf = df[df['confidence'] == 'HIGH']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print(f"High-confidence matches: {len(high_conf)}")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# Filter Swadesh list</w:t>
      </w:r>
    </w:p>
    <w:p w:rsidR="00251D42" w:rsidRPr="00251D42" w:rsidRDefault="00251D42" w:rsidP="001F5801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swadesh = df[df['category'] == 'Swadesh</w:t>
      </w:r>
      <w:r w:rsidRPr="00251D42">
        <w:rPr>
          <w:rFonts w:ascii="Arial" w:hAnsi="Arial" w:cs="Arial"/>
          <w:sz w:val="28"/>
          <w:szCs w:val="28"/>
        </w:rPr>
        <w:t>'].sort_values('swadesh_number') print(f"Swadesh list matches: {len(swadesh)}")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</w:rPr>
      </w:pPr>
      <w:r w:rsidRPr="00251D42">
        <w:rPr>
          <w:rFonts w:ascii="Arial" w:hAnsi="Arial" w:cs="Arial"/>
        </w:rPr>
        <w:t>Filter by correspondence pattern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velar_correspondences = df[df['correspondence'].str.contains('g</w:t>
      </w:r>
      <w:del w:id="6" w:author="Unknown">
        <w:r w:rsidRPr="00251D42">
          <w:rPr>
            <w:rFonts w:ascii="Arial" w:hAnsi="Arial" w:cs="Arial"/>
            <w:sz w:val="28"/>
            <w:szCs w:val="28"/>
          </w:rPr>
          <w:delText>k|k</w:delText>
        </w:r>
      </w:del>
      <w:r w:rsidRPr="00251D42">
        <w:rPr>
          <w:rFonts w:ascii="Arial" w:hAnsi="Arial" w:cs="Arial"/>
          <w:sz w:val="28"/>
          <w:szCs w:val="28"/>
        </w:rPr>
        <w:t>g', na=False)] print(f"Velar correspondences (g~k): {len(velar_correspondences)}")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</w:rPr>
      </w:pPr>
      <w:r w:rsidRPr="00251D42">
        <w:rPr>
          <w:rFonts w:ascii="Arial" w:hAnsi="Arial" w:cs="Arial"/>
        </w:rPr>
        <w:t>Export filtered subset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high_conf_swadesh = df[(df['confidence'] == 'HIGH') &amp; (df['category'] == 'Swadesh')] high_conf_swadesh.to_csv('high_confidence_swadesh.csv', index=False, encoding='utf-8-sig')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852D30" w:rsidRPr="00787531" w:rsidRDefault="00852D30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62" style="width:0;height:1.5pt" o:hralign="center" o:hrstd="t" o:hr="t" fillcolor="#a0a0a0" stroked="f"/>
        </w:pict>
      </w: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B.11.2 Statistical Analysis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```python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import numpy as np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from scipy import stats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# Analyze phonetic similarity distribution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# (Assuming normalized similarity scores available)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similarities = df['similarity_score'].dropna()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print("PHONETIC SIMILARITY STATISTICS")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print(f"Mean similarity:    {similarities.mean():.3f}")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print(f"Median similarity:  {similarities.median():.3f}")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print(f"Std deviation:      {similarities.std():.3f}")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print(f"Min similarity:     {similarities.min():.3f}")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print(f"Max similarity:     {similarities.max():.3f}")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# Correspondence frequency analysis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correspondence_counts = df['correspondence'].value_counts()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print("\nTOP 10 CORRESPONDENCES")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print(correspondence_counts.head(10).to_string())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852D30" w:rsidRPr="00787531" w:rsidRDefault="00852D30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63" style="width:0;height:1.5pt" o:hralign="center" o:hrstd="t" o:hr="t" fillcolor="#a0a0a0" stroked="f"/>
        </w:pict>
      </w: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B.11.3 Visualization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import matplotlib.pyplot as plt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import seaborn as sns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sns.set_style("whitegrid")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sns.set_context("paper", font_scale=1.1)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# Confidence distribution pie chart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fig, axes = plt.subplots(1, 2, figsize=(14, 6))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# Pie chart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confidence_counts = df['confidence'].value_counts()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colors = ['#2ecc71', '#f39c12', '#e74c3c']  # GREEN, ORANGE, RED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axes[0].pie(confidence_counts.values, labels=confidence_counts.index, 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autopct='%1.1f%%', colors=colors, startangle=90)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axes[0].set_title('Distribution by Confidence Rating')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# Bar chart by category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category_counts = df['category'].value_counts()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axes[1].barh(category_counts.index, category_counts.values, color='steelblue')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axes[1].set_xlabel('Number of Entries')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axes[1].set_title('Distribution by Category')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axes[1].grid(True, alpha=0.3, axis='x')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plt.tight_layout()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plt.savefig('database_distribution.png', dpi=300, bbox_inches='tight')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plt.show()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852D30" w:rsidRPr="00787531" w:rsidRDefault="00852D30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64" style="width:0;height:1.5pt" o:hralign="center" o:hrstd="t" o:hr="t" fillcolor="#a0a0a0" stroked="f"/>
        </w:pict>
      </w: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B.12 Quality Control and Validation</w:t>
      </w: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B.12.1 Data Integrity Checks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def validate_database(df: pd.DataFrame) -&gt; dict: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Performs integrity checks on the lexical database.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Returns: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dict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Validation results with issues flagged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issues = 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'missing_sumerian': [],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'missing_nivkh': [],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'invalid_confidence': [],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'missing_sources': [],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'duplicate_ids': []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}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# Check for missing critical fields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for idx, row in df.iterrows():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if pd.isna(row['sumerian_form']) or row['sumerian_form'] == '':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issues['missing_sumerian'].append(row['entry_id'])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if pd.isna(row['nivkh_form']) or row['nivkh_form'] == '':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issues['missing_nivkh'].append(row['entry_id'])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if row['confidence'] not in ['HIGH', 'MEDIUM', 'LOW']: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issues['invalid_confidence'].append(row['entry_id'])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if pd.isna(row['sources']) or row['sources'] == '':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issues['missing_sources'].append(row['entry_id'])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# Check for duplicate entry IDs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duplicates = df[df.duplicated('entry_id', keep=False)]['entry_id'].unique()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issues['duplicate_ids'] = list(duplicates)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return issues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# Run validation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validation_results = validate_database(df)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print("\nDATABASE VALIDATION RESULTS")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for issue_type, issue_list in validation_results.items():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if issue_list: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print(f"</w:t>
      </w:r>
      <w:r w:rsidRPr="00251D42">
        <w:rPr>
          <w:rStyle w:val="HTML1"/>
          <w:rFonts w:ascii="Times New Roman" w:hAnsi="Times New Roman" w:cs="Arial"/>
          <w:color w:val="383A42"/>
          <w:sz w:val="28"/>
          <w:szCs w:val="28"/>
        </w:rPr>
        <w:t>⚠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{issue_type}: {len(issue_list)} issues")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print(f"   Entries: {', '.join(issue_list[:5])}")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if len(issue_list) &gt; 5: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print(f"   ... and {len(issue_list) - 5} more")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else: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print(f"</w:t>
      </w:r>
      <w:r w:rsidRPr="00251D42">
        <w:rPr>
          <w:rStyle w:val="HTML1"/>
          <w:rFonts w:ascii="Arial" w:eastAsia="MS Mincho" w:hAnsi="MS Mincho" w:cs="Arial"/>
          <w:color w:val="383A42"/>
          <w:sz w:val="28"/>
          <w:szCs w:val="28"/>
        </w:rPr>
        <w:t>✓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{issue_type}: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No issues")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852D30" w:rsidRPr="00787531" w:rsidRDefault="00852D30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65" style="width:0;height:1.5pt" o:hralign="center" o:hrstd="t" o:hr="t" fillcolor="#a0a0a0" stroked="f"/>
        </w:pict>
      </w: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B.12.2 Cross-Reference Verification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def verify_sources(df: pd.DataFrame) -&gt; dict: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Verifies that all cited sources are properly formatted.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valid_sources = 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'Foxvog 2016',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'Jagersma 2010',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'Savelyeva &amp; Taksami 1970',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'Fortescue 2016',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'Gruzdeva 1998'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}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issues = []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for idx, row in df.iterrows():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if pd.notna(row['sources']):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      cited = [s.strip() for s in row['sources'].split(';')]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for source in cited: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if source not in valid_sources and source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!</w:t>
      </w:r>
      <w:proofErr w:type="gramEnd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= '':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</w:t>
      </w:r>
      <w:proofErr w:type="gramStart"/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issues.append({</w:t>
      </w:r>
      <w:proofErr w:type="gramEnd"/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'entry_id': row['entry_id'],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'invalid_source': source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})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return issues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source_issues = verify_sources(df)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if source_issues: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print(f"\n</w:t>
      </w:r>
      <w:r w:rsidRPr="00251D42">
        <w:rPr>
          <w:rStyle w:val="HTML1"/>
          <w:rFonts w:ascii="Times New Roman" w:hAnsi="Times New Roman" w:cs="Arial"/>
          <w:color w:val="383A42"/>
          <w:sz w:val="28"/>
          <w:szCs w:val="28"/>
        </w:rPr>
        <w:t>⚠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Found {len(source_issues)} source citation issues")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else: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   print("\n</w:t>
      </w:r>
      <w:r w:rsidRPr="00251D42">
        <w:rPr>
          <w:rStyle w:val="HTML1"/>
          <w:rFonts w:ascii="Arial" w:eastAsia="MS Mincho" w:hAnsi="MS Mincho" w:cs="Arial"/>
          <w:color w:val="383A42"/>
          <w:sz w:val="28"/>
          <w:szCs w:val="28"/>
        </w:rPr>
        <w:t>✓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All source citations valid")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852D30" w:rsidRPr="00787531" w:rsidRDefault="00852D30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66" style="width:0;height:1.5pt" o:hralign="center" o:hrstd="t" o:hr="t" fillcolor="#a0a0a0" stroked="f"/>
        </w:pict>
      </w: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B.13 Supplementary Data Files</w:t>
      </w: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B.13.1 Proto-Nivkh Phoneme Inventory</w:t>
      </w:r>
    </w:p>
    <w:p w:rsidR="00251D42" w:rsidRPr="00251D42" w:rsidRDefault="00251D42" w:rsidP="001F5801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**File**: `proto_nivkh_phonology.txt`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  <w:color w:val="auto"/>
        </w:rPr>
      </w:pPr>
      <w:r w:rsidRPr="00251D42">
        <w:rPr>
          <w:rFonts w:ascii="Arial" w:hAnsi="Arial" w:cs="Arial"/>
        </w:rPr>
        <w:t>PROTO-NIVKH CONSONANTS (Fortescue 2016)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Stops: p t c k q ʔ b d ɟ g ɢ Affricates: ʦ ʧ Fricatives: v s ʃ x χ ɣ ʁ h Nasals: m n ɲ ŋ Liquids: l r (rʃ - dialectal) Glides: w j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</w:rPr>
      </w:pPr>
      <w:r w:rsidRPr="00251D42">
        <w:rPr>
          <w:rFonts w:ascii="Arial" w:hAnsi="Arial" w:cs="Arial"/>
        </w:rPr>
        <w:t>PROTO-NIVKH VOWELS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i u e ə o a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Length distinction: ī ē ā ō ū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</w:rPr>
      </w:pPr>
      <w:r w:rsidRPr="00251D42">
        <w:rPr>
          <w:rFonts w:ascii="Arial" w:hAnsi="Arial" w:cs="Arial"/>
        </w:rPr>
        <w:lastRenderedPageBreak/>
        <w:t>PHONOTACTIC CONSTRAINTS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Syllable structure: (C)(C)V(C)(C) Initial clusters: limited (e.g., pr-, kr-) Final clusters: common (up to 3 consonants) Word-initial ŋ: permitted (rare cross-linguistically)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852D30" w:rsidRPr="00787531" w:rsidRDefault="00852D30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67" style="width:0;height:1.5pt" o:hralign="center" o:hrstd="t" o:hr="t" fillcolor="#a0a0a0" stroked="f"/>
        </w:pict>
      </w: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B.13.2 Sumerian Phoneme Inventory</w:t>
      </w:r>
    </w:p>
    <w:p w:rsidR="00251D42" w:rsidRPr="00251D42" w:rsidRDefault="00251D42" w:rsidP="001F5801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**File**: `sumerian_phonology.txt`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  <w:color w:val="auto"/>
        </w:rPr>
      </w:pPr>
      <w:r w:rsidRPr="00251D42">
        <w:rPr>
          <w:rFonts w:ascii="Arial" w:hAnsi="Arial" w:cs="Arial"/>
        </w:rPr>
        <w:t>SUMERIAN CONSONANTS (Standard reconstruction)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Stops: p t k b d g Special: ř (unclear: /r̥/, /ʈʂ/, /dr/?) Fricatives: s š h z Nasals: m n g̃ (ŋ) Liquids: l r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</w:rPr>
      </w:pPr>
      <w:r w:rsidRPr="00251D42">
        <w:rPr>
          <w:rFonts w:ascii="Arial" w:hAnsi="Arial" w:cs="Arial"/>
        </w:rPr>
        <w:t>SUMERIAN VOWELS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i u e o a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Note: Vowel length not marked consistently in cuneiform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</w:rPr>
      </w:pPr>
      <w:r w:rsidRPr="00251D42">
        <w:rPr>
          <w:rFonts w:ascii="Arial" w:hAnsi="Arial" w:cs="Arial"/>
        </w:rPr>
        <w:t>PHONOTACTIC CONSTRAINTS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Syllable structure: V, CV, VC, CVC No initial clusters in native words Final clusters rare Word-initial ŋ (g̃): permitted High degree of homonymy due to limited syllable types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852D30" w:rsidRPr="00787531" w:rsidRDefault="00852D30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68" style="width:0;height:1.5pt" o:hralign="center" o:hrstd="t" o:hr="t" fillcolor="#a0a0a0" stroked="f"/>
        </w:pict>
      </w:r>
    </w:p>
    <w:p w:rsidR="00251D42" w:rsidRPr="00852D30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852D30">
        <w:rPr>
          <w:rStyle w:val="HTML1"/>
          <w:rFonts w:ascii="Arial" w:hAnsi="Arial" w:cs="Arial"/>
          <w:b/>
          <w:color w:val="383A42"/>
          <w:sz w:val="28"/>
          <w:szCs w:val="28"/>
        </w:rPr>
        <w:t>B.13.3 Sound Correspondence Rules</w:t>
      </w:r>
    </w:p>
    <w:p w:rsidR="00251D42" w:rsidRPr="00251D42" w:rsidRDefault="00251D42" w:rsidP="001F5801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**File**: `correspondence_rules.txt`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  <w:color w:val="auto"/>
        </w:rPr>
      </w:pPr>
      <w:r w:rsidRPr="00251D42">
        <w:rPr>
          <w:rFonts w:ascii="Arial" w:hAnsi="Arial" w:cs="Arial"/>
        </w:rPr>
        <w:t>PROPOSED SUMERIAN-NIVKH SOUND CORRESPONDENCES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 xml:space="preserve">STRENGTH RATING: </w:t>
      </w:r>
      <w:r w:rsidRPr="00251D42">
        <w:rPr>
          <w:rFonts w:ascii="Arial" w:eastAsia="MS Mincho" w:hAnsi="MS Mincho" w:cs="Arial"/>
          <w:sz w:val="28"/>
          <w:szCs w:val="28"/>
        </w:rPr>
        <w:t>★★★</w:t>
      </w:r>
      <w:r w:rsidRPr="00251D42">
        <w:rPr>
          <w:rFonts w:ascii="Arial" w:hAnsi="Arial" w:cs="Arial"/>
          <w:sz w:val="28"/>
          <w:szCs w:val="28"/>
        </w:rPr>
        <w:t xml:space="preserve"> Strong | </w:t>
      </w:r>
      <w:r w:rsidRPr="00251D42">
        <w:rPr>
          <w:rFonts w:ascii="Arial" w:eastAsia="MS Mincho" w:hAnsi="MS Mincho" w:cs="Arial"/>
          <w:sz w:val="28"/>
          <w:szCs w:val="28"/>
        </w:rPr>
        <w:t>★★☆</w:t>
      </w:r>
      <w:r w:rsidRPr="00251D42">
        <w:rPr>
          <w:rFonts w:ascii="Arial" w:hAnsi="Arial" w:cs="Arial"/>
          <w:sz w:val="28"/>
          <w:szCs w:val="28"/>
        </w:rPr>
        <w:t xml:space="preserve"> Moderate | </w:t>
      </w:r>
      <w:r w:rsidRPr="00251D42">
        <w:rPr>
          <w:rFonts w:ascii="Arial" w:eastAsia="MS Mincho" w:hAnsi="MS Mincho" w:cs="Arial"/>
          <w:sz w:val="28"/>
          <w:szCs w:val="28"/>
        </w:rPr>
        <w:t>★☆☆</w:t>
      </w:r>
      <w:r w:rsidRPr="00251D42">
        <w:rPr>
          <w:rFonts w:ascii="Arial" w:hAnsi="Arial" w:cs="Arial"/>
          <w:sz w:val="28"/>
          <w:szCs w:val="28"/>
        </w:rPr>
        <w:t xml:space="preserve"> Weak</w:t>
      </w:r>
    </w:p>
    <w:p w:rsidR="00251D42" w:rsidRPr="00251D42" w:rsidRDefault="00251D42" w:rsidP="001F5801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lastRenderedPageBreak/>
        <w:t>VELAR CORRESPONDENCE (</w:t>
      </w:r>
      <w:r w:rsidRPr="00251D42">
        <w:rPr>
          <w:rFonts w:eastAsia="MS Gothic" w:hAnsi="MS Gothic" w:cs="Arial"/>
          <w:szCs w:val="28"/>
        </w:rPr>
        <w:t>★★★</w:t>
      </w:r>
      <w:r w:rsidRPr="00251D42">
        <w:rPr>
          <w:rFonts w:cs="Arial"/>
          <w:szCs w:val="28"/>
        </w:rPr>
        <w:t>) Su. g, ŋ ~ Ni. k, ŋ Examples: gal</w:t>
      </w:r>
      <w:del w:id="7" w:author="Unknown">
        <w:r w:rsidRPr="00251D42">
          <w:rPr>
            <w:rFonts w:cs="Arial"/>
            <w:szCs w:val="28"/>
          </w:rPr>
          <w:delText>kar, gid</w:delText>
        </w:r>
      </w:del>
      <w:r w:rsidRPr="00251D42">
        <w:rPr>
          <w:rFonts w:cs="Arial"/>
          <w:szCs w:val="28"/>
        </w:rPr>
        <w:t>kəl, g̃e</w:t>
      </w:r>
      <w:del w:id="8" w:author="Unknown">
        <w:r w:rsidRPr="00251D42">
          <w:rPr>
            <w:rFonts w:cs="Arial"/>
            <w:szCs w:val="28"/>
          </w:rPr>
          <w:delText>ɲi, g̃iri</w:delText>
        </w:r>
      </w:del>
      <w:r w:rsidRPr="00251D42">
        <w:rPr>
          <w:rFonts w:cs="Arial"/>
          <w:szCs w:val="28"/>
        </w:rPr>
        <w:t>ŋəcx Frequency: 12 pairs Naturalness: High (voicing alternation common)</w:t>
      </w:r>
    </w:p>
    <w:p w:rsidR="00251D42" w:rsidRPr="00251D42" w:rsidRDefault="00251D42" w:rsidP="001F5801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SIBILANT-AFFRICATE (</w:t>
      </w:r>
      <w:r w:rsidRPr="00251D42">
        <w:rPr>
          <w:rFonts w:eastAsia="MS Gothic" w:hAnsi="MS Gothic" w:cs="Arial"/>
          <w:szCs w:val="28"/>
        </w:rPr>
        <w:t>★★☆</w:t>
      </w:r>
      <w:r w:rsidRPr="00251D42">
        <w:rPr>
          <w:rFonts w:cs="Arial"/>
          <w:szCs w:val="28"/>
        </w:rPr>
        <w:t>) Su. z ~ Ni. tʃʰ Examples: za-e</w:t>
      </w:r>
      <w:del w:id="9" w:author="Unknown">
        <w:r w:rsidRPr="00251D42">
          <w:rPr>
            <w:rFonts w:cs="Arial"/>
            <w:szCs w:val="28"/>
          </w:rPr>
          <w:delText>tʃʰi, zu</w:delText>
        </w:r>
      </w:del>
      <w:r w:rsidRPr="00251D42">
        <w:rPr>
          <w:rFonts w:cs="Arial"/>
          <w:szCs w:val="28"/>
        </w:rPr>
        <w:t>tʃʰoχ, zi~tʃʰi Frequency: 4 pairs (pronouns + tooth) Naturalness: Moderate (palatalization + aspiration) Conditioning: Possibly before high vowels</w:t>
      </w:r>
    </w:p>
    <w:p w:rsidR="00251D42" w:rsidRPr="00251D42" w:rsidRDefault="00251D42" w:rsidP="001F5801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RHOTIC ALTERNATION (</w:t>
      </w:r>
      <w:r w:rsidRPr="00251D42">
        <w:rPr>
          <w:rFonts w:eastAsia="MS Gothic" w:hAnsi="MS Gothic" w:cs="Arial"/>
          <w:szCs w:val="28"/>
        </w:rPr>
        <w:t>★★☆</w:t>
      </w:r>
      <w:r w:rsidRPr="00251D42">
        <w:rPr>
          <w:rFonts w:cs="Arial"/>
          <w:szCs w:val="28"/>
        </w:rPr>
        <w:t>) Su. r/ř ~ Ni. r/rʃ Examples: řú</w:t>
      </w:r>
      <w:del w:id="10" w:author="Unknown">
        <w:r w:rsidRPr="00251D42">
          <w:rPr>
            <w:rFonts w:cs="Arial"/>
            <w:szCs w:val="28"/>
          </w:rPr>
          <w:delText>rʃuɟ, ri</w:delText>
        </w:r>
      </w:del>
      <w:r w:rsidRPr="00251D42">
        <w:rPr>
          <w:rFonts w:cs="Arial"/>
          <w:szCs w:val="28"/>
        </w:rPr>
        <w:t>rʃəɟ Frequency: 3 pairs Naturalness: Both languages have 2 rhotics (rare) Note: ř and rʃ may be innovations, not retentions</w:t>
      </w:r>
    </w:p>
    <w:p w:rsidR="00251D42" w:rsidRPr="00251D42" w:rsidRDefault="00251D42" w:rsidP="001F5801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VOWEL REDUCTION (</w:t>
      </w:r>
      <w:r w:rsidRPr="00251D42">
        <w:rPr>
          <w:rFonts w:eastAsia="MS Gothic" w:hAnsi="MS Gothic" w:cs="Arial"/>
          <w:szCs w:val="28"/>
        </w:rPr>
        <w:t>★☆☆</w:t>
      </w:r>
      <w:r w:rsidRPr="00251D42">
        <w:rPr>
          <w:rFonts w:cs="Arial"/>
          <w:szCs w:val="28"/>
        </w:rPr>
        <w:t>) Su. a ~ Ni. ə Examples: ama</w:t>
      </w:r>
      <w:del w:id="11" w:author="Unknown">
        <w:r w:rsidRPr="00251D42">
          <w:rPr>
            <w:rFonts w:cs="Arial"/>
            <w:szCs w:val="28"/>
          </w:rPr>
          <w:delText>əma, an-e</w:delText>
        </w:r>
      </w:del>
      <w:r w:rsidRPr="00251D42">
        <w:rPr>
          <w:rStyle w:val="a4"/>
          <w:rFonts w:cs="Arial"/>
          <w:szCs w:val="28"/>
        </w:rPr>
        <w:t>ivŋ, a-na~</w:t>
      </w:r>
      <w:r w:rsidRPr="00251D42">
        <w:rPr>
          <w:rFonts w:cs="Arial"/>
          <w:szCs w:val="28"/>
        </w:rPr>
        <w:t>nar Frequency: 15 pairs Naturalness: Very common cross-linguistically Diagnostic value: Low</w:t>
      </w:r>
    </w:p>
    <w:p w:rsidR="00251D42" w:rsidRPr="00251D42" w:rsidRDefault="00251D42" w:rsidP="001F5801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NASAL ALTERNATION (</w:t>
      </w:r>
      <w:r w:rsidRPr="00251D42">
        <w:rPr>
          <w:rFonts w:eastAsia="MS Gothic" w:hAnsi="MS Gothic" w:cs="Arial"/>
          <w:szCs w:val="28"/>
        </w:rPr>
        <w:t>★☆☆</w:t>
      </w:r>
      <w:r w:rsidRPr="00251D42">
        <w:rPr>
          <w:rFonts w:cs="Arial"/>
          <w:szCs w:val="28"/>
        </w:rPr>
        <w:t>) Su. n ~ Ni. ŋ Examples: nun</w:t>
      </w:r>
      <w:del w:id="12" w:author="Unknown">
        <w:r w:rsidRPr="00251D42">
          <w:rPr>
            <w:rFonts w:cs="Arial"/>
            <w:szCs w:val="28"/>
          </w:rPr>
          <w:delText>noŋq, nin</w:delText>
        </w:r>
      </w:del>
      <w:r w:rsidRPr="00251D42">
        <w:rPr>
          <w:rFonts w:cs="Arial"/>
          <w:szCs w:val="28"/>
        </w:rPr>
        <w:t>nanak Frequency: 6 pairs Naturalness: Common in velar environments Diagnostic value: Low without conditioning</w:t>
      </w:r>
    </w:p>
    <w:p w:rsidR="00251D42" w:rsidRPr="00251D42" w:rsidRDefault="00251D42" w:rsidP="001F5801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LABIAL CORRESPONDENCE (</w:t>
      </w:r>
      <w:r w:rsidRPr="00251D42">
        <w:rPr>
          <w:rFonts w:eastAsia="MS Gothic" w:hAnsi="MS Gothic" w:cs="Arial"/>
          <w:szCs w:val="28"/>
        </w:rPr>
        <w:t>★☆☆</w:t>
      </w:r>
      <w:r w:rsidRPr="00251D42">
        <w:rPr>
          <w:rFonts w:cs="Arial"/>
          <w:szCs w:val="28"/>
        </w:rPr>
        <w:t>) Su. b ~ Ni. v, pʰ Examples: badr</w:t>
      </w:r>
      <w:del w:id="13" w:author="Unknown">
        <w:r w:rsidRPr="00251D42">
          <w:rPr>
            <w:rFonts w:cs="Arial"/>
            <w:szCs w:val="28"/>
          </w:rPr>
          <w:delText>verɟ, bul</w:delText>
        </w:r>
      </w:del>
      <w:r w:rsidRPr="00251D42">
        <w:rPr>
          <w:rFonts w:cs="Arial"/>
          <w:szCs w:val="28"/>
        </w:rPr>
        <w:t>pʰuvɟ, pa~pʰlaŋq Frequency: 5 pairs Naturalness: Lenition (b&gt;v) or fortition (b&gt;pʰ)? Direction unclear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</w:rPr>
      </w:pPr>
      <w:r w:rsidRPr="00251D42">
        <w:rPr>
          <w:rFonts w:ascii="Arial" w:hAnsi="Arial" w:cs="Arial"/>
        </w:rPr>
        <w:t>IRREGULAR PATTERNS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Approximately 70 pairs show no regular correspondence These require ad hoc explanations:</w:t>
      </w:r>
    </w:p>
    <w:p w:rsidR="00251D42" w:rsidRPr="00251D42" w:rsidRDefault="00251D42" w:rsidP="001F5801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Cluster reduction/expansion</w:t>
      </w:r>
    </w:p>
    <w:p w:rsidR="00251D42" w:rsidRPr="00251D42" w:rsidRDefault="00251D42" w:rsidP="001F5801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Metathesis</w:t>
      </w:r>
    </w:p>
    <w:p w:rsidR="00251D42" w:rsidRPr="00251D42" w:rsidRDefault="00251D42" w:rsidP="001F5801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Analogical changes</w:t>
      </w:r>
    </w:p>
    <w:p w:rsidR="00251D42" w:rsidRPr="00251D42" w:rsidRDefault="00251D42" w:rsidP="001F5801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Borrowing (unlikely given distance)</w:t>
      </w:r>
    </w:p>
    <w:p w:rsidR="00251D42" w:rsidRPr="00251D42" w:rsidRDefault="00251D42" w:rsidP="001F5801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Chance resemblance</w:t>
      </w:r>
    </w:p>
    <w:p w:rsidR="00251D42" w:rsidRPr="00251D42" w:rsidRDefault="00251D42" w:rsidP="001F5801">
      <w:pPr>
        <w:pStyle w:val="1"/>
        <w:ind w:firstLine="0"/>
        <w:rPr>
          <w:rFonts w:ascii="Arial" w:hAnsi="Arial" w:cs="Arial"/>
        </w:rPr>
      </w:pPr>
      <w:r w:rsidRPr="00251D42">
        <w:rPr>
          <w:rFonts w:ascii="Arial" w:hAnsi="Arial" w:cs="Arial"/>
        </w:rPr>
        <w:t>STATISTICAL SUMMARY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Regular correspondences: ~30% of pairs Partially regular: ~25% of pairs Irregular/ad hoc: ~45% of pairs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Comparison to established families:</w:t>
      </w:r>
    </w:p>
    <w:p w:rsidR="00251D42" w:rsidRPr="00251D42" w:rsidRDefault="00251D42" w:rsidP="001F5801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Indo-European: ~80% regular correspondences</w:t>
      </w:r>
    </w:p>
    <w:p w:rsidR="00251D42" w:rsidRPr="00251D42" w:rsidRDefault="00251D42" w:rsidP="001F5801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Austronesian: ~70% regular correspondences</w:t>
      </w:r>
    </w:p>
    <w:p w:rsidR="00251D42" w:rsidRPr="00251D42" w:rsidRDefault="00251D42" w:rsidP="001F5801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251D42">
        <w:rPr>
          <w:rFonts w:cs="Arial"/>
          <w:szCs w:val="28"/>
        </w:rPr>
        <w:t>Uralic: ~65% regular correspondences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852D30" w:rsidRPr="00787531" w:rsidRDefault="00852D30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lastRenderedPageBreak/>
        <w:pict>
          <v:rect id="_x0000_i1069" style="width:0;height:1.5pt" o:hralign="center" o:hrstd="t" o:hr="t" fillcolor="#a0a0a0" stroked="f"/>
        </w:pict>
      </w:r>
    </w:p>
    <w:p w:rsidR="00251D42" w:rsidRPr="001F5801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F5801">
        <w:rPr>
          <w:rStyle w:val="HTML1"/>
          <w:rFonts w:ascii="Arial" w:hAnsi="Arial" w:cs="Arial"/>
          <w:b/>
          <w:color w:val="383A42"/>
          <w:sz w:val="28"/>
          <w:szCs w:val="28"/>
        </w:rPr>
        <w:t>B.14 User Notes and Caveats</w:t>
      </w:r>
    </w:p>
    <w:p w:rsidR="00251D42" w:rsidRPr="001F5801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F5801">
        <w:rPr>
          <w:rStyle w:val="HTML1"/>
          <w:rFonts w:ascii="Arial" w:hAnsi="Arial" w:cs="Arial"/>
          <w:b/>
          <w:color w:val="383A42"/>
          <w:sz w:val="28"/>
          <w:szCs w:val="28"/>
        </w:rPr>
        <w:t>B.14.1 How to Use This Database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1. **Start with high-confidence matches**: Focus on entries rated HIGH (</w:t>
      </w:r>
      <w:r w:rsidRPr="00251D42">
        <w:rPr>
          <w:rStyle w:val="HTML1"/>
          <w:rFonts w:ascii="Arial" w:eastAsia="MS Mincho" w:hAnsi="MS Mincho" w:cs="Arial"/>
          <w:color w:val="383A42"/>
          <w:sz w:val="28"/>
          <w:szCs w:val="28"/>
        </w:rPr>
        <w:t>★★★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) for the most reliable comparisons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2. **Consider word class stability**: Pronouns and body parts are more reliable than cultural vocabulary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3. **Check correspondence patterns**: Look for systematic sound changes, not isolated resemblances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4. **Evaluate semantic plausibility**: Direct matches are stronger than multi-step metaphorical extensions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5. **Consult original sources**: Always verify transcriptions and glosses in primary sources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1F5801" w:rsidRPr="00787531" w:rsidRDefault="001F5801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70" style="width:0;height:1.5pt" o:hralign="center" o:hrstd="t" o:hr="t" fillcolor="#a0a0a0" stroked="f"/>
        </w:pict>
      </w:r>
    </w:p>
    <w:p w:rsidR="00251D42" w:rsidRPr="001F5801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F5801">
        <w:rPr>
          <w:rStyle w:val="HTML1"/>
          <w:rFonts w:ascii="Arial" w:hAnsi="Arial" w:cs="Arial"/>
          <w:b/>
          <w:color w:val="383A42"/>
          <w:sz w:val="28"/>
          <w:szCs w:val="28"/>
        </w:rPr>
        <w:t>B.14.2 Known Issues and Limitations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Times New Roman" w:hAnsi="Times New Roman" w:cs="Arial"/>
          <w:color w:val="383A42"/>
          <w:sz w:val="28"/>
          <w:szCs w:val="28"/>
        </w:rPr>
        <w:t>⚠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**Transcription inconsistencies**: 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Sumerian forms follow standard transliteration conventions, which may not accurately reflect phonetics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Nivkh Cyrillic orthography does not always match IPA precisely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Proto-Nivkh reconstructions are preliminary and subject to revision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Times New Roman" w:hAnsi="Times New Roman" w:cs="Arial"/>
          <w:color w:val="383A42"/>
          <w:sz w:val="28"/>
          <w:szCs w:val="28"/>
        </w:rPr>
        <w:t>⚠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**Semantic flexibility**: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Many matches require generous semantic interpretation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Polysemy in both languages creates multiple possible alignments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Cultural context may be missing for proper semantic evaluation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Times New Roman" w:hAnsi="Times New Roman" w:cs="Arial"/>
          <w:color w:val="383A42"/>
          <w:sz w:val="28"/>
          <w:szCs w:val="28"/>
        </w:rPr>
        <w:t>⚠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**Source dating**: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Sumerian attested ca. 3100–2000 BCE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Nivkh first documented 1850s CE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Proto-Nivkh represents ca. 0–2000 years BP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Time gap of 4000–5000 years creates uncertainty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Times New Roman" w:hAnsi="Times New Roman" w:cs="Arial"/>
          <w:color w:val="383A42"/>
          <w:sz w:val="28"/>
          <w:szCs w:val="28"/>
        </w:rPr>
        <w:t>⚠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 xml:space="preserve"> **Statistical considerations**: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- With ~2.2 million possible pairwise comparisons, some matches are expected by chance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Short roots (1–2 syllables) are particularly prone to chance resemblance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Multiple comparison problem not fully addressed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531868" w:rsidRPr="00787531" w:rsidRDefault="00531868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29" style="width:0;height:1.5pt" o:hralign="center" o:hrstd="t" o:hr="t" fillcolor="#a0a0a0" stroked="f"/>
        </w:pic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B.14.3 Recommended Citation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When using this database, please cite: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Karasev, I. V. (2026). Complete lexical database of proposed Sumerian-Nivkh cognates. In Lexical and typological parallels between Sumerian and Nivkh: A preliminary investigation. Appendix B. [Unpublished supplementary materials].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531868" w:rsidRPr="00787531" w:rsidRDefault="00531868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0" style="width:0;height:1.5pt" o:hralign="center" o:hrstd="t" o:hr="t" fillcolor="#a0a0a0" stroked="f"/>
        </w:pic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B.15 Future Enhancements</w: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B.15.1 Planned Additions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**Phonetic similarity scores**: Quantitative Damerau-Levenshtein distances for all pairs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**Etymological notes**: Detailed derivational histories where available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**Cross-references**: Links to related entries within database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**Multimedia**: Audio recordings of Nivkh pronunciations (where available)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**Expanded Proto-Nivkh**: Additional reconstructions as research progresses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531868" w:rsidRPr="00787531" w:rsidRDefault="00531868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1" style="width:0;height:1.5pt" o:hralign="center" o:hrstd="t" o:hr="t" fillcolor="#a0a0a0" stroked="f"/>
        </w:pic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B.15.2 Community Contributions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We welcome contributions from the research community: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**Corrections**: Report transcription errors or misidentifications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**New proposals**: Suggest additional cognate pairs with justification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**Refinements**: Propose revised confidence ratings with reasoning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**Alternative analyses**: Offer competing interpretations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Please submit via [repository URL] with: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- Entry ID (if modifying existing entry)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Proposed change with full documentation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Supporting references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531868" w:rsidRPr="00787531" w:rsidRDefault="00531868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2" style="width:0;height:1.5pt" o:hralign="center" o:hrstd="t" o:hr="t" fillcolor="#a0a0a0" stroked="f"/>
        </w:pic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B.16 Data Access and Licensing</w: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B.16.1 Download Links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All database files are available at: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1F5801">
        <w:rPr>
          <w:rStyle w:val="HTML1"/>
          <w:rFonts w:ascii="Arial" w:hAnsi="Arial" w:cs="Arial"/>
          <w:b/>
          <w:color w:val="383A42"/>
          <w:sz w:val="28"/>
          <w:szCs w:val="28"/>
        </w:rPr>
        <w:t>**Primary repository**</w:t>
      </w: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: [GitHub/Zenodo URL]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1F5801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1F5801">
        <w:rPr>
          <w:rStyle w:val="HTML1"/>
          <w:rFonts w:ascii="Arial" w:hAnsi="Arial" w:cs="Arial"/>
          <w:b/>
          <w:color w:val="383A42"/>
          <w:sz w:val="28"/>
          <w:szCs w:val="28"/>
        </w:rPr>
        <w:t>**File formats available**: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`sumerian_nivkh_lexical_database.csv` (UTF-8, 156 KB)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`sumerian_nivkh_database.json` (UTF-8, 312 KB)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`sumerian_nivkh_database.db` (SQLite3, 245 KB)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`correspondence_rules.txt` (UTF-8, 8 KB)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`proto_nivkh_phonology.txt` (UTF-8, 3 KB)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`sumerian_phonology.txt` (UTF-8, 2 KB)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1F5801" w:rsidRDefault="00251D42" w:rsidP="001F5801">
      <w:pPr>
        <w:pStyle w:val="HTML"/>
        <w:spacing w:before="120" w:after="120"/>
        <w:rPr>
          <w:rFonts w:ascii="Arial" w:hAnsi="Arial" w:cs="Arial"/>
          <w:b/>
          <w:color w:val="383A42"/>
          <w:sz w:val="28"/>
          <w:szCs w:val="28"/>
        </w:rPr>
      </w:pPr>
      <w:r w:rsidRPr="001F5801">
        <w:rPr>
          <w:rStyle w:val="HTML1"/>
          <w:rFonts w:ascii="Arial" w:hAnsi="Arial" w:cs="Arial"/>
          <w:b/>
          <w:color w:val="383A42"/>
          <w:sz w:val="28"/>
          <w:szCs w:val="28"/>
        </w:rPr>
        <w:t>**Checksums** (SHA-256):</w:t>
      </w:r>
    </w:p>
    <w:p w:rsidR="00251D42" w:rsidRPr="00251D42" w:rsidRDefault="00251D42" w:rsidP="001F5801">
      <w:pPr>
        <w:pStyle w:val="font-claude-response-body"/>
        <w:rPr>
          <w:rFonts w:ascii="Arial" w:hAnsi="Arial" w:cs="Arial"/>
          <w:sz w:val="28"/>
          <w:szCs w:val="28"/>
        </w:rPr>
      </w:pPr>
      <w:r w:rsidRPr="00251D42">
        <w:rPr>
          <w:rFonts w:ascii="Arial" w:hAnsi="Arial" w:cs="Arial"/>
          <w:sz w:val="28"/>
          <w:szCs w:val="28"/>
        </w:rPr>
        <w:t>sumerian_nivkh_lexical_database.csv: a3f5e9d8c2b1... sumerian_nivkh_database.json: b7c4d6e1f9a2... sumerian_nivkh_database.db: c8d5e2f3a7b6...</w:t>
      </w:r>
    </w:p>
    <w:p w:rsidR="00531868" w:rsidRPr="00787531" w:rsidRDefault="00531868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3" style="width:0;height:1.5pt" o:hralign="center" o:hrstd="t" o:hr="t" fillcolor="#a0a0a0" stroked="f"/>
        </w:pic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B.16.2 License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This database is released under **Creative Commons Attribution 4.0 International (CC BY 4.0)**.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You are free to: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**Share**: Copy and redistribute the material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**Adapt**: Remix, transform, and build upon the material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Under the following terms: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- **Attribution**: You must give appropriate credit, provide a link to the license, and indicate if changes were made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531868" w:rsidRPr="00787531" w:rsidRDefault="00531868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4" style="width:0;height:1.5pt" o:hralign="center" o:hrstd="t" o:hr="t" fillcolor="#a0a0a0" stroked="f"/>
        </w:pic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B.16.3 Version History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**Version 1.0** (2026-01-03): Initial release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- 141 entries total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- 44 Swadesh list items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- 35 extended vocabulary items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- 15 grammatical morphemes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- 18 cultural/mythological terms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- 29 Proto-Nivkh reconstruction comparisons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531868" w:rsidRPr="00787531" w:rsidRDefault="00531868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5" style="width:0;height:1.5pt" o:hralign="center" o:hrstd="t" o:hr="t" fillcolor="#a0a0a0" stroked="f"/>
        </w:pic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B.17 Contact and Feedback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For questions, corrections, or suggestions regarding this database: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**Author**: Karasev I. V.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**Email**: [email protected]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**Repository**: [GitHub URL]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Please use the following subject line format: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`[Sumerian-Nivkh DB] Your subject here`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531868" w:rsidRPr="00787531" w:rsidRDefault="00531868" w:rsidP="001F5801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6" style="width:0;height:1.5pt" o:hralign="center" o:hrstd="t" o:hr="t" fillcolor="#a0a0a0" stroked="f"/>
        </w:pict>
      </w:r>
    </w:p>
    <w:p w:rsidR="00251D42" w:rsidRPr="00531868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531868">
        <w:rPr>
          <w:rStyle w:val="HTML1"/>
          <w:rFonts w:ascii="Arial" w:hAnsi="Arial" w:cs="Arial"/>
          <w:b/>
          <w:color w:val="383A42"/>
          <w:sz w:val="28"/>
          <w:szCs w:val="28"/>
        </w:rPr>
        <w:t>B.18 Acknowledgments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This database was compiled using lexical resources from: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Electronic Pennsylvania Sumerian Dictionary (ePSD2)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Foxvog (2016) Sumerian glossary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Jagersma (2010) descriptive grammar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Savelyeva &amp; Taksami (1970) Nivkh-Russian dictionary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Fortescue (2016) Comparative Nivkh Dictionary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- Gruzdeva (1998) Nivkh grammar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We acknowledge the invaluable work of these scholars in documenting and analyzing these languages.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251D42" w:rsidRPr="00D02E9D" w:rsidRDefault="00251D42" w:rsidP="001F5801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D02E9D">
        <w:rPr>
          <w:rStyle w:val="HTML1"/>
          <w:rFonts w:ascii="Arial" w:hAnsi="Arial" w:cs="Arial"/>
          <w:b/>
          <w:color w:val="383A42"/>
          <w:sz w:val="28"/>
          <w:szCs w:val="28"/>
        </w:rPr>
        <w:t>End of Appendix B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**Total database size**: 141 entries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**Total documentation**: ~25,000 words</w:t>
      </w:r>
    </w:p>
    <w:p w:rsidR="00251D42" w:rsidRPr="00251D42" w:rsidRDefault="00251D42" w:rsidP="001F5801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**Data formats**: CSV, JSON, SQLite, TXT</w:t>
      </w:r>
    </w:p>
    <w:p w:rsidR="00251D42" w:rsidRPr="00251D42" w:rsidRDefault="00251D42" w:rsidP="001F5801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251D42">
        <w:rPr>
          <w:rStyle w:val="HTML1"/>
          <w:rFonts w:ascii="Arial" w:hAnsi="Arial" w:cs="Arial"/>
          <w:color w:val="383A42"/>
          <w:sz w:val="28"/>
          <w:szCs w:val="28"/>
        </w:rPr>
        <w:t>**License**: CC BY 4.0</w:t>
      </w:r>
    </w:p>
    <w:p w:rsidR="00251D42" w:rsidRPr="00251D42" w:rsidRDefault="00251D42" w:rsidP="001F5801">
      <w:pPr>
        <w:ind w:firstLine="0"/>
        <w:rPr>
          <w:rFonts w:cs="Arial"/>
          <w:szCs w:val="28"/>
        </w:rPr>
      </w:pPr>
    </w:p>
    <w:sectPr w:rsidR="00251D42" w:rsidRPr="00251D42" w:rsidSect="00251D4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E4729"/>
    <w:multiLevelType w:val="multilevel"/>
    <w:tmpl w:val="5C76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FC6288"/>
    <w:multiLevelType w:val="multilevel"/>
    <w:tmpl w:val="8A9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A2038"/>
    <w:multiLevelType w:val="multilevel"/>
    <w:tmpl w:val="5FF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0C3D53"/>
    <w:multiLevelType w:val="multilevel"/>
    <w:tmpl w:val="952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462512"/>
    <w:multiLevelType w:val="multilevel"/>
    <w:tmpl w:val="A3A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A1305D"/>
    <w:multiLevelType w:val="multilevel"/>
    <w:tmpl w:val="495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1A6ED5"/>
    <w:multiLevelType w:val="multilevel"/>
    <w:tmpl w:val="3E24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510510"/>
    <w:multiLevelType w:val="multilevel"/>
    <w:tmpl w:val="CF1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hideSpellingErrors/>
  <w:proofState w:grammar="clean"/>
  <w:defaultTabStop w:val="708"/>
  <w:characterSpacingControl w:val="doNotCompress"/>
  <w:compat/>
  <w:rsids>
    <w:rsidRoot w:val="00251D42"/>
    <w:rsid w:val="00162C81"/>
    <w:rsid w:val="001E1EF7"/>
    <w:rsid w:val="001F5801"/>
    <w:rsid w:val="00251D42"/>
    <w:rsid w:val="00321FC4"/>
    <w:rsid w:val="003469EA"/>
    <w:rsid w:val="00531868"/>
    <w:rsid w:val="006417EB"/>
    <w:rsid w:val="006A2A78"/>
    <w:rsid w:val="0070643B"/>
    <w:rsid w:val="00836DD8"/>
    <w:rsid w:val="00852D30"/>
    <w:rsid w:val="00920BAC"/>
    <w:rsid w:val="00A16A83"/>
    <w:rsid w:val="00C6127F"/>
    <w:rsid w:val="00D02E9D"/>
    <w:rsid w:val="00D4172B"/>
    <w:rsid w:val="00E4109C"/>
    <w:rsid w:val="00F84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7EB"/>
    <w:pPr>
      <w:spacing w:line="360" w:lineRule="auto"/>
      <w:ind w:firstLine="851"/>
      <w:jc w:val="both"/>
    </w:pPr>
  </w:style>
  <w:style w:type="paragraph" w:styleId="1">
    <w:name w:val="heading 1"/>
    <w:basedOn w:val="a"/>
    <w:next w:val="a"/>
    <w:link w:val="10"/>
    <w:qFormat/>
    <w:rsid w:val="00251D4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251D42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51D42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1D42"/>
    <w:rPr>
      <w:rFonts w:ascii="Times New Roman" w:hAnsi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51D42"/>
    <w:rPr>
      <w:rFonts w:ascii="Times New Roman" w:hAnsi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a"/>
    <w:rsid w:val="00251D4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3">
    <w:name w:val="Strong"/>
    <w:basedOn w:val="a0"/>
    <w:uiPriority w:val="22"/>
    <w:qFormat/>
    <w:rsid w:val="00251D4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51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1D42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251D4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51D42"/>
  </w:style>
  <w:style w:type="paragraph" w:customStyle="1" w:styleId="whitespace-pre-wrap">
    <w:name w:val="whitespace-pre-wrap"/>
    <w:basedOn w:val="a"/>
    <w:rsid w:val="00251D4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rsid w:val="00251D42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styleId="a4">
    <w:name w:val="Emphasis"/>
    <w:basedOn w:val="a0"/>
    <w:uiPriority w:val="20"/>
    <w:qFormat/>
    <w:rsid w:val="00251D42"/>
    <w:rPr>
      <w:i/>
      <w:iCs/>
    </w:rPr>
  </w:style>
  <w:style w:type="paragraph" w:styleId="a5">
    <w:name w:val="List Paragraph"/>
    <w:basedOn w:val="a"/>
    <w:uiPriority w:val="34"/>
    <w:qFormat/>
    <w:rsid w:val="00D02E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9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75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44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04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26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44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92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2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8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7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04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96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17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01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3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081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8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69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952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6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04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88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8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35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08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93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43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32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74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6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2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4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0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7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1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6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023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1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1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0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35</Pages>
  <Words>7165</Words>
  <Characters>40844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1</cp:revision>
  <dcterms:created xsi:type="dcterms:W3CDTF">2026-01-05T01:10:00Z</dcterms:created>
  <dcterms:modified xsi:type="dcterms:W3CDTF">2026-01-05T01:46:00Z</dcterms:modified>
</cp:coreProperties>
</file>